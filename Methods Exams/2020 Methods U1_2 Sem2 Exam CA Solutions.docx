
<file path=[Content_Types].xml><?xml version="1.0" encoding="utf-8"?>
<Types xmlns="http://schemas.openxmlformats.org/package/2006/content-types">
  <Default ContentType="image/jpeg" Extension="jpg"/>
  <Default ContentType="image/x-wmf" Extension="wmf"/>
  <Default ContentType="application/vnd.openxmlformats-officedocument.oleObject" Extension="bin"/>
  <Default ContentType="application/xml" Extension="xml"/>
  <Default ContentType="application/x-font-ttf" Extension="ttf"/>
  <Default ContentType="image/png" Extension="png"/>
  <Default ContentType="image/x-emf" Extension="em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pStyle w:val="Heading3"/>
        <w:rPr/>
      </w:pPr>
      <w:sdt>
        <w:sdtPr>
          <w:tag w:val="goog_rdk_1"/>
        </w:sdtPr>
        <w:sdtContent>
          <w:ins w:author="Pinkypie Savage" w:id="0" w:date="2021-12-30T01:39:13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ins>
        </w:sdtContent>
      </w:sdt>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-95567</wp:posOffset>
            </wp:positionH>
            <wp:positionV relativeFrom="paragraph">
              <wp:posOffset>317</wp:posOffset>
            </wp:positionV>
            <wp:extent cx="3599815" cy="850265"/>
            <wp:effectExtent b="0" l="0" r="0" t="0"/>
            <wp:wrapSquare wrapText="bothSides" distB="0" distT="0" distL="114300" distR="114300"/>
            <wp:docPr id="62" name="image75.png"/>
            <a:graphic>
              <a:graphicData uri="http://schemas.openxmlformats.org/drawingml/2006/picture">
                <pic:pic>
                  <pic:nvPicPr>
                    <pic:cNvPr id="0" name="image75.png"/>
                    <pic:cNvPicPr preferRelativeResize="0"/>
                  </pic:nvPicPr>
                  <pic:blipFill>
                    <a:blip r:embed="rId89"/>
                    <a:srcRect b="0" l="0" r="0" t="0"/>
                    <a:stretch>
                      <a:fillRect/>
                    </a:stretch>
                  </pic:blipFill>
                  <pic:spPr>
                    <a:xfrm>
                      <a:off x="0" y="0"/>
                      <a:ext cx="3599815" cy="850265"/>
                    </a:xfrm>
                    <a:prstGeom prst="rect"/>
                    <a:ln/>
                  </pic:spPr>
                </pic:pic>
              </a:graphicData>
            </a:graphic>
          </wp:anchor>
        </w:drawing>
      </w:r>
    </w:p>
    <w:p w:rsidR="00000000" w:rsidDel="00000000" w:rsidP="00000000" w:rsidRDefault="00000000" w:rsidRPr="00000000" w14:paraId="00000003">
      <w:pPr>
        <w:pStyle w:val="Heading3"/>
        <w:rPr/>
      </w:pPr>
      <w:r w:rsidDel="00000000" w:rsidR="00000000" w:rsidRPr="00000000">
        <w:rPr>
          <w:rtl w:val="0"/>
        </w:rPr>
      </w:r>
    </w:p>
    <w:p w:rsidR="00000000" w:rsidDel="00000000" w:rsidP="00000000" w:rsidRDefault="00000000" w:rsidRPr="00000000" w14:paraId="00000004">
      <w:pPr>
        <w:pStyle w:val="Heading3"/>
        <w:rPr/>
      </w:pPr>
      <w:r w:rsidDel="00000000" w:rsidR="00000000" w:rsidRPr="00000000">
        <w:rPr>
          <w:rtl w:val="0"/>
        </w:rPr>
      </w:r>
    </w:p>
    <w:p w:rsidR="00000000" w:rsidDel="00000000" w:rsidP="00000000" w:rsidRDefault="00000000" w:rsidRPr="00000000" w14:paraId="00000005">
      <w:pPr>
        <w:pStyle w:val="Heading3"/>
        <w:rPr/>
      </w:pPr>
      <w:r w:rsidDel="00000000" w:rsidR="00000000" w:rsidRPr="00000000">
        <w:rPr>
          <w:rtl w:val="0"/>
        </w:rPr>
        <w:t xml:space="preserve">Semester Two Examination, 2020</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3"/>
        <w:rPr/>
      </w:pPr>
      <w:r w:rsidDel="00000000" w:rsidR="00000000" w:rsidRPr="00000000">
        <w:rPr>
          <w:rtl w:val="0"/>
        </w:rPr>
        <w:t xml:space="preserve">Question/Answer booklet</w:t>
      </w:r>
    </w:p>
    <w:p w:rsidR="00000000" w:rsidDel="00000000" w:rsidP="00000000" w:rsidRDefault="00000000" w:rsidRPr="00000000" w14:paraId="00000008">
      <w:pPr>
        <w:pStyle w:val="Heading1"/>
        <w:rPr/>
      </w:pPr>
      <w:r w:rsidDel="00000000" w:rsidR="00000000" w:rsidRPr="00000000">
        <w:rPr>
          <w:rtl w:val="0"/>
        </w:rPr>
        <w:t xml:space="preserve">MATHEMATICS METHODS</w:t>
      </w:r>
    </w:p>
    <w:bookmarkStart w:colFirst="0" w:colLast="0" w:name="bookmark=id.30j0zll" w:id="0"/>
    <w:bookmarkEnd w:id="0"/>
    <w:bookmarkStart w:colFirst="0" w:colLast="0" w:name="bookmark=id.gjdgxs" w:id="1"/>
    <w:bookmarkEnd w:id="1"/>
    <w:p w:rsidR="00000000" w:rsidDel="00000000" w:rsidP="00000000" w:rsidRDefault="00000000" w:rsidRPr="00000000" w14:paraId="00000009">
      <w:pPr>
        <w:rPr>
          <w:b w:val="1"/>
          <w:sz w:val="36"/>
          <w:szCs w:val="36"/>
        </w:rPr>
      </w:pPr>
      <w:r w:rsidDel="00000000" w:rsidR="00000000" w:rsidRPr="00000000">
        <w:rPr>
          <w:b w:val="1"/>
          <w:sz w:val="36"/>
          <w:szCs w:val="36"/>
          <w:rtl w:val="0"/>
        </w:rPr>
        <w:t xml:space="preserve">UNIT 1 AND 2</w:t>
      </w:r>
    </w:p>
    <w:p w:rsidR="00000000" w:rsidDel="00000000" w:rsidP="00000000" w:rsidRDefault="00000000" w:rsidRPr="00000000" w14:paraId="0000000A">
      <w:pPr>
        <w:pStyle w:val="Heading2"/>
        <w:spacing w:after="0" w:lineRule="auto"/>
        <w:rPr/>
      </w:pPr>
      <w:r w:rsidDel="00000000" w:rsidR="00000000" w:rsidRPr="00000000">
        <w:rPr>
          <w:rtl w:val="0"/>
        </w:rPr>
        <w:t xml:space="preserve">Section </w:t>
      </w:r>
      <w:bookmarkStart w:colFirst="0" w:colLast="0" w:name="bookmark=id.1fob9te" w:id="2"/>
      <w:bookmarkEnd w:id="2"/>
      <w:r w:rsidDel="00000000" w:rsidR="00000000" w:rsidRPr="00000000">
        <w:rPr>
          <w:rtl w:val="0"/>
        </w:rPr>
        <w:t xml:space="preserve">Two:</w:t>
      </w:r>
    </w:p>
    <w:p w:rsidR="00000000" w:rsidDel="00000000" w:rsidP="00000000" w:rsidRDefault="00000000" w:rsidRPr="00000000" w14:paraId="0000000B">
      <w:pPr>
        <w:pStyle w:val="Heading2"/>
        <w:spacing w:before="0" w:lineRule="auto"/>
        <w:rPr/>
      </w:pPr>
      <w:r w:rsidDel="00000000" w:rsidR="00000000" w:rsidRPr="00000000">
        <w:rPr>
          <w:rtl w:val="0"/>
        </w:rPr>
        <w:t xml:space="preserve">Calculator-</w:t>
      </w:r>
      <w:bookmarkStart w:colFirst="0" w:colLast="0" w:name="bookmark=id.3znysh7" w:id="3"/>
      <w:bookmarkEnd w:id="3"/>
      <w:r w:rsidDel="00000000" w:rsidR="00000000" w:rsidRPr="00000000">
        <w:rPr>
          <w:rtl w:val="0"/>
        </w:rPr>
        <w:t xml:space="preserve">assumed</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Name:               </w:t>
      </w:r>
      <w:r w:rsidDel="00000000" w:rsidR="00000000" w:rsidRPr="00000000">
        <w:rPr>
          <w:color w:val="ff0000"/>
          <w:sz w:val="32"/>
          <w:szCs w:val="32"/>
          <w:rtl w:val="0"/>
        </w:rPr>
        <w:t xml:space="preserve"> SOLUTIONS</w:t>
      </w:r>
      <w:r w:rsidDel="00000000" w:rsidR="00000000" w:rsidRPr="00000000">
        <w:rPr>
          <w:rtl w:val="0"/>
        </w:rPr>
        <w:tab/>
      </w:r>
    </w:p>
    <w:p w:rsidR="00000000" w:rsidDel="00000000" w:rsidP="00000000" w:rsidRDefault="00000000" w:rsidRPr="00000000" w14:paraId="0000000F">
      <w:pPr>
        <w:tabs>
          <w:tab w:val="left" w:pos="2250"/>
          <w:tab w:val="left" w:pos="4590"/>
          <w:tab w:val="left" w:pos="9270"/>
        </w:tabs>
        <w:rPr/>
      </w:pPr>
      <w:r w:rsidDel="00000000" w:rsidR="00000000" w:rsidRPr="00000000">
        <w:rPr>
          <w:rtl w:val="0"/>
        </w:rPr>
      </w:r>
    </w:p>
    <w:p w:rsidR="00000000" w:rsidDel="00000000" w:rsidP="00000000" w:rsidRDefault="00000000" w:rsidRPr="00000000" w14:paraId="00000010">
      <w:pPr>
        <w:tabs>
          <w:tab w:val="left" w:pos="3119"/>
          <w:tab w:val="left" w:pos="4590"/>
          <w:tab w:val="left" w:pos="9356"/>
        </w:tabs>
        <w:rPr/>
      </w:pPr>
      <w:r w:rsidDel="00000000" w:rsidR="00000000" w:rsidRPr="00000000">
        <w:rPr>
          <w:rtl w:val="0"/>
        </w:rPr>
        <w:tab/>
      </w:r>
    </w:p>
    <w:p w:rsidR="00000000" w:rsidDel="00000000" w:rsidP="00000000" w:rsidRDefault="00000000" w:rsidRPr="00000000" w14:paraId="00000011">
      <w:pPr>
        <w:tabs>
          <w:tab w:val="left" w:pos="3119"/>
          <w:tab w:val="left" w:pos="4590"/>
          <w:tab w:val="left" w:pos="9356"/>
        </w:tabs>
        <w:rPr/>
      </w:pPr>
      <w:r w:rsidDel="00000000" w:rsidR="00000000" w:rsidRPr="00000000">
        <w:rPr>
          <w:rtl w:val="0"/>
        </w:rPr>
        <w:t xml:space="preserve">Teacher’s Name:_______________________________________________</w:t>
      </w:r>
    </w:p>
    <w:p w:rsidR="00000000" w:rsidDel="00000000" w:rsidP="00000000" w:rsidRDefault="00000000" w:rsidRPr="00000000" w14:paraId="00000012">
      <w:pPr>
        <w:tabs>
          <w:tab w:val="left" w:pos="3119"/>
          <w:tab w:val="left" w:pos="4590"/>
          <w:tab w:val="left" w:pos="9356"/>
        </w:tabs>
        <w:rPr/>
      </w:pPr>
      <w:r w:rsidDel="00000000" w:rsidR="00000000" w:rsidRPr="00000000">
        <w:rPr>
          <w:rtl w:val="0"/>
        </w:rPr>
        <w:tab/>
        <w:tab/>
      </w:r>
    </w:p>
    <w:p w:rsidR="00000000" w:rsidDel="00000000" w:rsidP="00000000" w:rsidRDefault="00000000" w:rsidRPr="00000000" w14:paraId="00000013">
      <w:pPr>
        <w:tabs>
          <w:tab w:val="left" w:pos="3119"/>
          <w:tab w:val="left" w:pos="4590"/>
          <w:tab w:val="left" w:pos="9356"/>
        </w:tabs>
        <w:rPr/>
      </w:pPr>
      <w:r w:rsidDel="00000000" w:rsidR="00000000" w:rsidRPr="00000000">
        <w:rPr>
          <w:rtl w:val="0"/>
        </w:rPr>
        <w:tab/>
        <w:t xml:space="preserve">                  Time allowed for this section</w:t>
      </w:r>
    </w:p>
    <w:p w:rsidR="00000000" w:rsidDel="00000000" w:rsidP="00000000" w:rsidRDefault="00000000" w:rsidRPr="00000000" w14:paraId="00000014">
      <w:pPr>
        <w:tabs>
          <w:tab w:val="left" w:pos="-720"/>
          <w:tab w:val="left" w:pos="4253"/>
        </w:tabs>
        <w:rPr/>
      </w:pPr>
      <w:r w:rsidDel="00000000" w:rsidR="00000000" w:rsidRPr="00000000">
        <w:rPr>
          <w:rtl w:val="0"/>
        </w:rPr>
        <w:t xml:space="preserve">Reading time before commencing work:</w:t>
        <w:tab/>
      </w:r>
      <w:bookmarkStart w:colFirst="0" w:colLast="0" w:name="bookmark=id.2et92p0" w:id="4"/>
      <w:bookmarkEnd w:id="4"/>
      <w:r w:rsidDel="00000000" w:rsidR="00000000" w:rsidRPr="00000000">
        <w:rPr>
          <w:rtl w:val="0"/>
        </w:rPr>
        <w:t xml:space="preserve">ten minutes</w:t>
      </w:r>
    </w:p>
    <w:p w:rsidR="00000000" w:rsidDel="00000000" w:rsidP="00000000" w:rsidRDefault="00000000" w:rsidRPr="00000000" w14:paraId="00000015">
      <w:pPr>
        <w:tabs>
          <w:tab w:val="left" w:pos="-720"/>
          <w:tab w:val="left" w:pos="4253"/>
        </w:tabs>
        <w:rPr/>
      </w:pPr>
      <w:r w:rsidDel="00000000" w:rsidR="00000000" w:rsidRPr="00000000">
        <w:rPr>
          <w:rtl w:val="0"/>
        </w:rPr>
        <w:t xml:space="preserve">Working time:</w:t>
        <w:tab/>
      </w:r>
      <w:bookmarkStart w:colFirst="0" w:colLast="0" w:name="bookmark=id.tyjcwt" w:id="5"/>
      <w:bookmarkEnd w:id="5"/>
      <w:r w:rsidDel="00000000" w:rsidR="00000000" w:rsidRPr="00000000">
        <w:rPr>
          <w:rtl w:val="0"/>
        </w:rPr>
        <w:t xml:space="preserve">one hundred minutes</w:t>
      </w:r>
    </w:p>
    <w:p w:rsidR="00000000" w:rsidDel="00000000" w:rsidP="00000000" w:rsidRDefault="00000000" w:rsidRPr="00000000" w14:paraId="00000016">
      <w:pPr>
        <w:tabs>
          <w:tab w:val="left" w:pos="-720"/>
          <w:tab w:val="left" w:pos="1800"/>
        </w:tabs>
        <w:rPr/>
      </w:pPr>
      <w:r w:rsidDel="00000000" w:rsidR="00000000" w:rsidRPr="00000000">
        <w:rPr>
          <w:rtl w:val="0"/>
        </w:rPr>
      </w:r>
    </w:p>
    <w:p w:rsidR="00000000" w:rsidDel="00000000" w:rsidP="00000000" w:rsidRDefault="00000000" w:rsidRPr="00000000" w14:paraId="00000017">
      <w:pPr>
        <w:pStyle w:val="Heading2"/>
        <w:rPr/>
      </w:pPr>
      <w:r w:rsidDel="00000000" w:rsidR="00000000" w:rsidRPr="00000000">
        <w:rPr>
          <w:rtl w:val="0"/>
        </w:rPr>
        <w:t xml:space="preserve">Materials required/recommended for this section</w:t>
      </w:r>
    </w:p>
    <w:p w:rsidR="00000000" w:rsidDel="00000000" w:rsidP="00000000" w:rsidRDefault="00000000" w:rsidRPr="00000000" w14:paraId="00000018">
      <w:pPr>
        <w:rPr>
          <w:b w:val="1"/>
          <w:i w:val="1"/>
        </w:rPr>
      </w:pPr>
      <w:r w:rsidDel="00000000" w:rsidR="00000000" w:rsidRPr="00000000">
        <w:rPr>
          <w:b w:val="1"/>
          <w:i w:val="1"/>
          <w:rtl w:val="0"/>
        </w:rPr>
        <w:t xml:space="preserve">To be provided by the supervisor</w:t>
      </w:r>
    </w:p>
    <w:p w:rsidR="00000000" w:rsidDel="00000000" w:rsidP="00000000" w:rsidRDefault="00000000" w:rsidRPr="00000000" w14:paraId="00000019">
      <w:pPr>
        <w:tabs>
          <w:tab w:val="left" w:pos="-720"/>
          <w:tab w:val="left" w:pos="2268"/>
        </w:tabs>
        <w:rPr/>
      </w:pPr>
      <w:r w:rsidDel="00000000" w:rsidR="00000000" w:rsidRPr="00000000">
        <w:rPr>
          <w:rtl w:val="0"/>
        </w:rPr>
        <w:t xml:space="preserve">This Question/Answer booklet</w:t>
      </w:r>
    </w:p>
    <w:p w:rsidR="00000000" w:rsidDel="00000000" w:rsidP="00000000" w:rsidRDefault="00000000" w:rsidRPr="00000000" w14:paraId="0000001A">
      <w:pPr>
        <w:tabs>
          <w:tab w:val="left" w:pos="-720"/>
          <w:tab w:val="left" w:pos="2268"/>
        </w:tabs>
        <w:rPr/>
      </w:pPr>
      <w:r w:rsidDel="00000000" w:rsidR="00000000" w:rsidRPr="00000000">
        <w:rPr>
          <w:rtl w:val="0"/>
        </w:rPr>
        <w:t xml:space="preserve">Formula sheet </w:t>
      </w:r>
      <w:bookmarkStart w:colFirst="0" w:colLast="0" w:name="bookmark=id.3dy6vkm" w:id="6"/>
      <w:bookmarkEnd w:id="6"/>
      <w:r w:rsidDel="00000000" w:rsidR="00000000" w:rsidRPr="00000000">
        <w:rPr>
          <w:rtl w:val="0"/>
        </w:rPr>
        <w:t xml:space="preserve">(retained from Section One)</w:t>
      </w:r>
    </w:p>
    <w:p w:rsidR="00000000" w:rsidDel="00000000" w:rsidP="00000000" w:rsidRDefault="00000000" w:rsidRPr="00000000" w14:paraId="0000001B">
      <w:pPr>
        <w:tabs>
          <w:tab w:val="left" w:pos="-720"/>
          <w:tab w:val="left" w:pos="1800"/>
        </w:tabs>
        <w:rPr/>
      </w:pPr>
      <w:r w:rsidDel="00000000" w:rsidR="00000000" w:rsidRPr="00000000">
        <w:rPr>
          <w:rtl w:val="0"/>
        </w:rPr>
      </w:r>
    </w:p>
    <w:p w:rsidR="00000000" w:rsidDel="00000000" w:rsidP="00000000" w:rsidRDefault="00000000" w:rsidRPr="00000000" w14:paraId="0000001C">
      <w:pPr>
        <w:rPr>
          <w:b w:val="1"/>
          <w:i w:val="1"/>
        </w:rPr>
      </w:pPr>
      <w:r w:rsidDel="00000000" w:rsidR="00000000" w:rsidRPr="00000000">
        <w:rPr>
          <w:b w:val="1"/>
          <w:i w:val="1"/>
          <w:rtl w:val="0"/>
        </w:rPr>
        <w:t xml:space="preserve">To be provided by the candidate</w:t>
      </w:r>
    </w:p>
    <w:p w:rsidR="00000000" w:rsidDel="00000000" w:rsidP="00000000" w:rsidRDefault="00000000" w:rsidRPr="00000000" w14:paraId="0000001D">
      <w:pPr>
        <w:tabs>
          <w:tab w:val="left" w:pos="1843"/>
        </w:tabs>
        <w:ind w:left="1843" w:hanging="1843"/>
        <w:rPr/>
      </w:pPr>
      <w:r w:rsidDel="00000000" w:rsidR="00000000" w:rsidRPr="00000000">
        <w:rPr>
          <w:rtl w:val="0"/>
        </w:rPr>
        <w:t xml:space="preserve">Standard items: </w:t>
        <w:tab/>
        <w:t xml:space="preserve">pens (blue/black preferred), pencils (including coloured), sharpener, correction fluid/tape, eraser, ruler, highlighters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tabs>
          <w:tab w:val="left" w:pos="1843"/>
        </w:tabs>
        <w:ind w:left="1843" w:hanging="1843"/>
        <w:rPr/>
      </w:pPr>
      <w:r w:rsidDel="00000000" w:rsidR="00000000" w:rsidRPr="00000000">
        <w:rPr>
          <w:rtl w:val="0"/>
        </w:rPr>
        <w:t xml:space="preserve">Special items: </w:t>
        <w:tab/>
      </w:r>
      <w:bookmarkStart w:colFirst="0" w:colLast="0" w:name="bookmark=id.1t3h5sf" w:id="7"/>
      <w:bookmarkEnd w:id="7"/>
      <w:r w:rsidDel="00000000" w:rsidR="00000000" w:rsidRPr="00000000">
        <w:rPr>
          <w:rtl w:val="0"/>
        </w:rPr>
        <w:t xml:space="preserve">drawing instruments, templates, notes on two unfolded sheets of A4 paper, and up to three calculators approved for use in this examination</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2"/>
        <w:rPr/>
      </w:pPr>
      <w:r w:rsidDel="00000000" w:rsidR="00000000" w:rsidRPr="00000000">
        <w:rPr>
          <w:rtl w:val="0"/>
        </w:rPr>
        <w:t xml:space="preserve">Important note to candidates</w:t>
      </w:r>
    </w:p>
    <w:p w:rsidR="00000000" w:rsidDel="00000000" w:rsidP="00000000" w:rsidRDefault="00000000" w:rsidRPr="00000000" w14:paraId="00000022">
      <w:pPr>
        <w:rPr/>
      </w:pPr>
      <w:r w:rsidDel="00000000" w:rsidR="00000000" w:rsidRPr="00000000">
        <w:rPr>
          <w:rtl w:val="0"/>
        </w:rPr>
        <w:t xml:space="preserve">No other items may be taken into the examination room. It is </w:t>
      </w:r>
      <w:r w:rsidDel="00000000" w:rsidR="00000000" w:rsidRPr="00000000">
        <w:rPr>
          <w:b w:val="1"/>
          <w:rtl w:val="0"/>
        </w:rPr>
        <w:t xml:space="preserve">your</w:t>
      </w:r>
      <w:r w:rsidDel="00000000" w:rsidR="00000000" w:rsidRPr="00000000">
        <w:rPr>
          <w:rtl w:val="0"/>
        </w:rPr>
        <w:t xml:space="preserve"> responsibility to ensure that you do not have any unauthorised material. If you have any unauthorised material with you, hand it to the supervisor </w:t>
      </w:r>
      <w:r w:rsidDel="00000000" w:rsidR="00000000" w:rsidRPr="00000000">
        <w:rPr>
          <w:b w:val="1"/>
          <w:rtl w:val="0"/>
        </w:rPr>
        <w:t xml:space="preserve">before</w:t>
      </w:r>
      <w:r w:rsidDel="00000000" w:rsidR="00000000" w:rsidRPr="00000000">
        <w:rPr>
          <w:rtl w:val="0"/>
        </w:rPr>
        <w:t xml:space="preserve"> reading any further.</w:t>
      </w:r>
    </w:p>
    <w:p w:rsidR="00000000" w:rsidDel="00000000" w:rsidP="00000000" w:rsidRDefault="00000000" w:rsidRPr="00000000" w14:paraId="00000023">
      <w:pPr>
        <w:rPr>
          <w:b w:val="1"/>
          <w:sz w:val="28"/>
          <w:szCs w:val="28"/>
        </w:rPr>
      </w:pPr>
      <w:r w:rsidDel="00000000" w:rsidR="00000000" w:rsidRPr="00000000">
        <w:rPr>
          <w:rtl w:val="0"/>
        </w:rPr>
      </w:r>
    </w:p>
    <w:tbl>
      <w:tblPr>
        <w:tblStyle w:val="Table1"/>
        <w:tblW w:w="987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2"/>
        <w:gridCol w:w="1417"/>
        <w:gridCol w:w="1276"/>
        <w:gridCol w:w="1984"/>
        <w:gridCol w:w="1560"/>
        <w:gridCol w:w="1560"/>
        <w:tblGridChange w:id="0">
          <w:tblGrid>
            <w:gridCol w:w="2082"/>
            <w:gridCol w:w="1417"/>
            <w:gridCol w:w="1276"/>
            <w:gridCol w:w="1984"/>
            <w:gridCol w:w="1560"/>
            <w:gridCol w:w="1560"/>
          </w:tblGrid>
        </w:tblGridChange>
      </w:tblGrid>
      <w:tr>
        <w:trPr>
          <w:cantSplit w:val="0"/>
          <w:tblHeader w:val="0"/>
        </w:trPr>
        <w:tc>
          <w:tcPr/>
          <w:p w:rsidR="00000000" w:rsidDel="00000000" w:rsidP="00000000" w:rsidRDefault="00000000" w:rsidRPr="00000000" w14:paraId="00000024">
            <w:pPr>
              <w:jc w:val="center"/>
              <w:rPr>
                <w:sz w:val="28"/>
                <w:szCs w:val="28"/>
              </w:rPr>
            </w:pPr>
            <w:r w:rsidDel="00000000" w:rsidR="00000000" w:rsidRPr="00000000">
              <w:rPr>
                <w:sz w:val="28"/>
                <w:szCs w:val="28"/>
                <w:rtl w:val="0"/>
              </w:rPr>
              <w:t xml:space="preserve">Question</w:t>
            </w:r>
          </w:p>
        </w:tc>
        <w:tc>
          <w:tcPr/>
          <w:p w:rsidR="00000000" w:rsidDel="00000000" w:rsidP="00000000" w:rsidRDefault="00000000" w:rsidRPr="00000000" w14:paraId="00000025">
            <w:pPr>
              <w:jc w:val="center"/>
              <w:rPr>
                <w:sz w:val="28"/>
                <w:szCs w:val="28"/>
              </w:rPr>
            </w:pPr>
            <w:r w:rsidDel="00000000" w:rsidR="00000000" w:rsidRPr="00000000">
              <w:rPr>
                <w:sz w:val="28"/>
                <w:szCs w:val="28"/>
                <w:rtl w:val="0"/>
              </w:rPr>
              <w:t xml:space="preserve">Marks</w:t>
            </w:r>
          </w:p>
        </w:tc>
        <w:tc>
          <w:tcPr/>
          <w:p w:rsidR="00000000" w:rsidDel="00000000" w:rsidP="00000000" w:rsidRDefault="00000000" w:rsidRPr="00000000" w14:paraId="00000026">
            <w:pPr>
              <w:jc w:val="center"/>
              <w:rPr>
                <w:sz w:val="28"/>
                <w:szCs w:val="28"/>
              </w:rPr>
            </w:pPr>
            <w:r w:rsidDel="00000000" w:rsidR="00000000" w:rsidRPr="00000000">
              <w:rPr>
                <w:sz w:val="28"/>
                <w:szCs w:val="28"/>
                <w:rtl w:val="0"/>
              </w:rPr>
              <w:t xml:space="preserve">Max</w:t>
            </w:r>
          </w:p>
        </w:tc>
        <w:tc>
          <w:tcPr/>
          <w:p w:rsidR="00000000" w:rsidDel="00000000" w:rsidP="00000000" w:rsidRDefault="00000000" w:rsidRPr="00000000" w14:paraId="00000027">
            <w:pPr>
              <w:jc w:val="center"/>
              <w:rPr>
                <w:sz w:val="28"/>
                <w:szCs w:val="28"/>
              </w:rPr>
            </w:pPr>
            <w:r w:rsidDel="00000000" w:rsidR="00000000" w:rsidRPr="00000000">
              <w:rPr>
                <w:sz w:val="28"/>
                <w:szCs w:val="28"/>
                <w:rtl w:val="0"/>
              </w:rPr>
              <w:t xml:space="preserve">Question</w:t>
            </w:r>
          </w:p>
        </w:tc>
        <w:tc>
          <w:tcPr/>
          <w:p w:rsidR="00000000" w:rsidDel="00000000" w:rsidP="00000000" w:rsidRDefault="00000000" w:rsidRPr="00000000" w14:paraId="00000028">
            <w:pPr>
              <w:jc w:val="center"/>
              <w:rPr>
                <w:sz w:val="28"/>
                <w:szCs w:val="28"/>
              </w:rPr>
            </w:pPr>
            <w:r w:rsidDel="00000000" w:rsidR="00000000" w:rsidRPr="00000000">
              <w:rPr>
                <w:sz w:val="28"/>
                <w:szCs w:val="28"/>
                <w:rtl w:val="0"/>
              </w:rPr>
              <w:t xml:space="preserve">Marks</w:t>
            </w:r>
          </w:p>
        </w:tc>
        <w:tc>
          <w:tcPr/>
          <w:p w:rsidR="00000000" w:rsidDel="00000000" w:rsidP="00000000" w:rsidRDefault="00000000" w:rsidRPr="00000000" w14:paraId="00000029">
            <w:pPr>
              <w:jc w:val="center"/>
              <w:rPr>
                <w:sz w:val="28"/>
                <w:szCs w:val="28"/>
              </w:rPr>
            </w:pPr>
            <w:r w:rsidDel="00000000" w:rsidR="00000000" w:rsidRPr="00000000">
              <w:rPr>
                <w:sz w:val="28"/>
                <w:szCs w:val="28"/>
                <w:rtl w:val="0"/>
              </w:rPr>
              <w:t xml:space="preserve">Max</w:t>
            </w:r>
          </w:p>
        </w:tc>
      </w:tr>
      <w:tr>
        <w:trPr>
          <w:cantSplit w:val="0"/>
          <w:tblHeader w:val="0"/>
        </w:trPr>
        <w:tc>
          <w:tcPr/>
          <w:p w:rsidR="00000000" w:rsidDel="00000000" w:rsidP="00000000" w:rsidRDefault="00000000" w:rsidRPr="00000000" w14:paraId="0000002A">
            <w:pPr>
              <w:jc w:val="center"/>
              <w:rPr>
                <w:sz w:val="28"/>
                <w:szCs w:val="28"/>
              </w:rPr>
            </w:pPr>
            <w:r w:rsidDel="00000000" w:rsidR="00000000" w:rsidRPr="00000000">
              <w:rPr>
                <w:sz w:val="28"/>
                <w:szCs w:val="28"/>
                <w:rtl w:val="0"/>
              </w:rPr>
              <w:t xml:space="preserve">10</w:t>
            </w:r>
          </w:p>
        </w:tc>
        <w:tc>
          <w:tcPr/>
          <w:p w:rsidR="00000000" w:rsidDel="00000000" w:rsidP="00000000" w:rsidRDefault="00000000" w:rsidRPr="00000000" w14:paraId="0000002B">
            <w:pPr>
              <w:jc w:val="center"/>
              <w:rPr>
                <w:sz w:val="28"/>
                <w:szCs w:val="28"/>
              </w:rPr>
            </w:pPr>
            <w:r w:rsidDel="00000000" w:rsidR="00000000" w:rsidRPr="00000000">
              <w:rPr>
                <w:rtl w:val="0"/>
              </w:rPr>
            </w:r>
          </w:p>
        </w:tc>
        <w:tc>
          <w:tcPr/>
          <w:p w:rsidR="00000000" w:rsidDel="00000000" w:rsidP="00000000" w:rsidRDefault="00000000" w:rsidRPr="00000000" w14:paraId="0000002C">
            <w:pPr>
              <w:jc w:val="center"/>
              <w:rPr>
                <w:sz w:val="28"/>
                <w:szCs w:val="28"/>
              </w:rPr>
            </w:pPr>
            <w:r w:rsidDel="00000000" w:rsidR="00000000" w:rsidRPr="00000000">
              <w:rPr>
                <w:sz w:val="28"/>
                <w:szCs w:val="28"/>
                <w:rtl w:val="0"/>
              </w:rPr>
              <w:t xml:space="preserve">4</w:t>
            </w:r>
          </w:p>
        </w:tc>
        <w:tc>
          <w:tcPr/>
          <w:p w:rsidR="00000000" w:rsidDel="00000000" w:rsidP="00000000" w:rsidRDefault="00000000" w:rsidRPr="00000000" w14:paraId="0000002D">
            <w:pPr>
              <w:jc w:val="center"/>
              <w:rPr>
                <w:sz w:val="28"/>
                <w:szCs w:val="28"/>
              </w:rPr>
            </w:pPr>
            <w:r w:rsidDel="00000000" w:rsidR="00000000" w:rsidRPr="00000000">
              <w:rPr>
                <w:sz w:val="28"/>
                <w:szCs w:val="28"/>
                <w:rtl w:val="0"/>
              </w:rPr>
              <w:t xml:space="preserve">18</w:t>
            </w:r>
          </w:p>
        </w:tc>
        <w:tc>
          <w:tcPr/>
          <w:p w:rsidR="00000000" w:rsidDel="00000000" w:rsidP="00000000" w:rsidRDefault="00000000" w:rsidRPr="00000000" w14:paraId="0000002E">
            <w:pPr>
              <w:jc w:val="center"/>
              <w:rPr>
                <w:sz w:val="28"/>
                <w:szCs w:val="28"/>
              </w:rPr>
            </w:pPr>
            <w:r w:rsidDel="00000000" w:rsidR="00000000" w:rsidRPr="00000000">
              <w:rPr>
                <w:rtl w:val="0"/>
              </w:rPr>
            </w:r>
          </w:p>
        </w:tc>
        <w:tc>
          <w:tcPr/>
          <w:p w:rsidR="00000000" w:rsidDel="00000000" w:rsidP="00000000" w:rsidRDefault="00000000" w:rsidRPr="00000000" w14:paraId="0000002F">
            <w:pPr>
              <w:jc w:val="center"/>
              <w:rPr>
                <w:sz w:val="28"/>
                <w:szCs w:val="28"/>
              </w:rPr>
            </w:pPr>
            <w:r w:rsidDel="00000000" w:rsidR="00000000" w:rsidRPr="00000000">
              <w:rPr>
                <w:sz w:val="28"/>
                <w:szCs w:val="28"/>
                <w:rtl w:val="0"/>
              </w:rPr>
              <w:t xml:space="preserve">9</w:t>
            </w:r>
          </w:p>
        </w:tc>
      </w:tr>
      <w:tr>
        <w:trPr>
          <w:cantSplit w:val="0"/>
          <w:tblHeader w:val="0"/>
        </w:trPr>
        <w:tc>
          <w:tcPr/>
          <w:p w:rsidR="00000000" w:rsidDel="00000000" w:rsidP="00000000" w:rsidRDefault="00000000" w:rsidRPr="00000000" w14:paraId="00000030">
            <w:pPr>
              <w:jc w:val="center"/>
              <w:rPr>
                <w:sz w:val="28"/>
                <w:szCs w:val="28"/>
              </w:rPr>
            </w:pPr>
            <w:r w:rsidDel="00000000" w:rsidR="00000000" w:rsidRPr="00000000">
              <w:rPr>
                <w:sz w:val="28"/>
                <w:szCs w:val="28"/>
                <w:rtl w:val="0"/>
              </w:rPr>
              <w:t xml:space="preserve">11</w:t>
            </w:r>
          </w:p>
        </w:tc>
        <w:tc>
          <w:tcPr/>
          <w:p w:rsidR="00000000" w:rsidDel="00000000" w:rsidP="00000000" w:rsidRDefault="00000000" w:rsidRPr="00000000" w14:paraId="00000031">
            <w:pPr>
              <w:jc w:val="center"/>
              <w:rPr>
                <w:sz w:val="28"/>
                <w:szCs w:val="28"/>
              </w:rPr>
            </w:pPr>
            <w:r w:rsidDel="00000000" w:rsidR="00000000" w:rsidRPr="00000000">
              <w:rPr>
                <w:rtl w:val="0"/>
              </w:rPr>
            </w:r>
          </w:p>
        </w:tc>
        <w:tc>
          <w:tcPr/>
          <w:p w:rsidR="00000000" w:rsidDel="00000000" w:rsidP="00000000" w:rsidRDefault="00000000" w:rsidRPr="00000000" w14:paraId="00000032">
            <w:pPr>
              <w:jc w:val="center"/>
              <w:rPr>
                <w:sz w:val="28"/>
                <w:szCs w:val="28"/>
              </w:rPr>
            </w:pPr>
            <w:r w:rsidDel="00000000" w:rsidR="00000000" w:rsidRPr="00000000">
              <w:rPr>
                <w:sz w:val="28"/>
                <w:szCs w:val="28"/>
                <w:rtl w:val="0"/>
              </w:rPr>
              <w:t xml:space="preserve">10</w:t>
            </w:r>
          </w:p>
        </w:tc>
        <w:tc>
          <w:tcPr/>
          <w:p w:rsidR="00000000" w:rsidDel="00000000" w:rsidP="00000000" w:rsidRDefault="00000000" w:rsidRPr="00000000" w14:paraId="00000033">
            <w:pPr>
              <w:jc w:val="center"/>
              <w:rPr>
                <w:sz w:val="28"/>
                <w:szCs w:val="28"/>
              </w:rPr>
            </w:pPr>
            <w:r w:rsidDel="00000000" w:rsidR="00000000" w:rsidRPr="00000000">
              <w:rPr>
                <w:sz w:val="28"/>
                <w:szCs w:val="28"/>
                <w:rtl w:val="0"/>
              </w:rPr>
              <w:t xml:space="preserve">19</w:t>
            </w:r>
          </w:p>
        </w:tc>
        <w:tc>
          <w:tcPr/>
          <w:p w:rsidR="00000000" w:rsidDel="00000000" w:rsidP="00000000" w:rsidRDefault="00000000" w:rsidRPr="00000000" w14:paraId="00000034">
            <w:pPr>
              <w:jc w:val="center"/>
              <w:rPr>
                <w:sz w:val="28"/>
                <w:szCs w:val="28"/>
              </w:rPr>
            </w:pPr>
            <w:r w:rsidDel="00000000" w:rsidR="00000000" w:rsidRPr="00000000">
              <w:rPr>
                <w:rtl w:val="0"/>
              </w:rPr>
            </w:r>
          </w:p>
        </w:tc>
        <w:tc>
          <w:tcPr/>
          <w:p w:rsidR="00000000" w:rsidDel="00000000" w:rsidP="00000000" w:rsidRDefault="00000000" w:rsidRPr="00000000" w14:paraId="00000035">
            <w:pPr>
              <w:jc w:val="center"/>
              <w:rPr>
                <w:sz w:val="28"/>
                <w:szCs w:val="28"/>
              </w:rPr>
            </w:pPr>
            <w:r w:rsidDel="00000000" w:rsidR="00000000" w:rsidRPr="00000000">
              <w:rPr>
                <w:sz w:val="28"/>
                <w:szCs w:val="28"/>
                <w:rtl w:val="0"/>
              </w:rPr>
              <w:t xml:space="preserve">8</w:t>
            </w:r>
          </w:p>
        </w:tc>
      </w:tr>
      <w:tr>
        <w:trPr>
          <w:cantSplit w:val="0"/>
          <w:tblHeader w:val="0"/>
        </w:trPr>
        <w:tc>
          <w:tcPr/>
          <w:p w:rsidR="00000000" w:rsidDel="00000000" w:rsidP="00000000" w:rsidRDefault="00000000" w:rsidRPr="00000000" w14:paraId="00000036">
            <w:pPr>
              <w:jc w:val="center"/>
              <w:rPr>
                <w:sz w:val="28"/>
                <w:szCs w:val="28"/>
              </w:rPr>
            </w:pPr>
            <w:r w:rsidDel="00000000" w:rsidR="00000000" w:rsidRPr="00000000">
              <w:rPr>
                <w:sz w:val="28"/>
                <w:szCs w:val="28"/>
                <w:rtl w:val="0"/>
              </w:rPr>
              <w:t xml:space="preserve">12</w:t>
            </w:r>
          </w:p>
        </w:tc>
        <w:tc>
          <w:tcPr/>
          <w:p w:rsidR="00000000" w:rsidDel="00000000" w:rsidP="00000000" w:rsidRDefault="00000000" w:rsidRPr="00000000" w14:paraId="00000037">
            <w:pPr>
              <w:jc w:val="center"/>
              <w:rPr>
                <w:sz w:val="28"/>
                <w:szCs w:val="28"/>
              </w:rPr>
            </w:pPr>
            <w:r w:rsidDel="00000000" w:rsidR="00000000" w:rsidRPr="00000000">
              <w:rPr>
                <w:rtl w:val="0"/>
              </w:rPr>
            </w:r>
          </w:p>
        </w:tc>
        <w:tc>
          <w:tcPr/>
          <w:p w:rsidR="00000000" w:rsidDel="00000000" w:rsidP="00000000" w:rsidRDefault="00000000" w:rsidRPr="00000000" w14:paraId="00000038">
            <w:pPr>
              <w:jc w:val="center"/>
              <w:rPr>
                <w:sz w:val="28"/>
                <w:szCs w:val="28"/>
              </w:rPr>
            </w:pPr>
            <w:r w:rsidDel="00000000" w:rsidR="00000000" w:rsidRPr="00000000">
              <w:rPr>
                <w:sz w:val="28"/>
                <w:szCs w:val="28"/>
                <w:rtl w:val="0"/>
              </w:rPr>
              <w:t xml:space="preserve">4</w:t>
            </w:r>
          </w:p>
        </w:tc>
        <w:tc>
          <w:tcPr/>
          <w:p w:rsidR="00000000" w:rsidDel="00000000" w:rsidP="00000000" w:rsidRDefault="00000000" w:rsidRPr="00000000" w14:paraId="00000039">
            <w:pPr>
              <w:jc w:val="center"/>
              <w:rPr>
                <w:sz w:val="28"/>
                <w:szCs w:val="28"/>
              </w:rPr>
            </w:pPr>
            <w:r w:rsidDel="00000000" w:rsidR="00000000" w:rsidRPr="00000000">
              <w:rPr>
                <w:sz w:val="28"/>
                <w:szCs w:val="28"/>
                <w:rtl w:val="0"/>
              </w:rPr>
              <w:t xml:space="preserve">20</w:t>
            </w:r>
          </w:p>
        </w:tc>
        <w:tc>
          <w:tcPr/>
          <w:p w:rsidR="00000000" w:rsidDel="00000000" w:rsidP="00000000" w:rsidRDefault="00000000" w:rsidRPr="00000000" w14:paraId="0000003A">
            <w:pPr>
              <w:jc w:val="center"/>
              <w:rPr>
                <w:sz w:val="28"/>
                <w:szCs w:val="28"/>
              </w:rPr>
            </w:pPr>
            <w:r w:rsidDel="00000000" w:rsidR="00000000" w:rsidRPr="00000000">
              <w:rPr>
                <w:rtl w:val="0"/>
              </w:rPr>
            </w:r>
          </w:p>
        </w:tc>
        <w:tc>
          <w:tcPr/>
          <w:p w:rsidR="00000000" w:rsidDel="00000000" w:rsidP="00000000" w:rsidRDefault="00000000" w:rsidRPr="00000000" w14:paraId="0000003B">
            <w:pPr>
              <w:jc w:val="center"/>
              <w:rPr>
                <w:sz w:val="28"/>
                <w:szCs w:val="28"/>
              </w:rPr>
            </w:pPr>
            <w:r w:rsidDel="00000000" w:rsidR="00000000" w:rsidRPr="00000000">
              <w:rPr>
                <w:sz w:val="28"/>
                <w:szCs w:val="28"/>
                <w:rtl w:val="0"/>
              </w:rPr>
              <w:t xml:space="preserve">4</w:t>
            </w:r>
          </w:p>
        </w:tc>
      </w:tr>
      <w:tr>
        <w:trPr>
          <w:cantSplit w:val="0"/>
          <w:tblHeader w:val="0"/>
        </w:trPr>
        <w:tc>
          <w:tcPr/>
          <w:p w:rsidR="00000000" w:rsidDel="00000000" w:rsidP="00000000" w:rsidRDefault="00000000" w:rsidRPr="00000000" w14:paraId="0000003C">
            <w:pPr>
              <w:jc w:val="center"/>
              <w:rPr>
                <w:sz w:val="28"/>
                <w:szCs w:val="28"/>
              </w:rPr>
            </w:pPr>
            <w:r w:rsidDel="00000000" w:rsidR="00000000" w:rsidRPr="00000000">
              <w:rPr>
                <w:sz w:val="28"/>
                <w:szCs w:val="28"/>
                <w:rtl w:val="0"/>
              </w:rPr>
              <w:t xml:space="preserve">13</w:t>
            </w:r>
          </w:p>
        </w:tc>
        <w:tc>
          <w:tcPr/>
          <w:p w:rsidR="00000000" w:rsidDel="00000000" w:rsidP="00000000" w:rsidRDefault="00000000" w:rsidRPr="00000000" w14:paraId="0000003D">
            <w:pPr>
              <w:jc w:val="center"/>
              <w:rPr>
                <w:sz w:val="28"/>
                <w:szCs w:val="28"/>
              </w:rPr>
            </w:pPr>
            <w:r w:rsidDel="00000000" w:rsidR="00000000" w:rsidRPr="00000000">
              <w:rPr>
                <w:rtl w:val="0"/>
              </w:rPr>
            </w:r>
          </w:p>
        </w:tc>
        <w:tc>
          <w:tcPr/>
          <w:p w:rsidR="00000000" w:rsidDel="00000000" w:rsidP="00000000" w:rsidRDefault="00000000" w:rsidRPr="00000000" w14:paraId="0000003E">
            <w:pPr>
              <w:jc w:val="center"/>
              <w:rPr>
                <w:sz w:val="28"/>
                <w:szCs w:val="28"/>
              </w:rPr>
            </w:pPr>
            <w:r w:rsidDel="00000000" w:rsidR="00000000" w:rsidRPr="00000000">
              <w:rPr>
                <w:sz w:val="28"/>
                <w:szCs w:val="28"/>
                <w:rtl w:val="0"/>
              </w:rPr>
              <w:t xml:space="preserve">3</w:t>
            </w:r>
          </w:p>
        </w:tc>
        <w:tc>
          <w:tcPr/>
          <w:p w:rsidR="00000000" w:rsidDel="00000000" w:rsidP="00000000" w:rsidRDefault="00000000" w:rsidRPr="00000000" w14:paraId="0000003F">
            <w:pPr>
              <w:jc w:val="center"/>
              <w:rPr>
                <w:sz w:val="28"/>
                <w:szCs w:val="28"/>
              </w:rPr>
            </w:pPr>
            <w:r w:rsidDel="00000000" w:rsidR="00000000" w:rsidRPr="00000000">
              <w:rPr>
                <w:sz w:val="28"/>
                <w:szCs w:val="28"/>
                <w:rtl w:val="0"/>
              </w:rPr>
              <w:t xml:space="preserve">21</w:t>
            </w:r>
          </w:p>
        </w:tc>
        <w:tc>
          <w:tcPr/>
          <w:p w:rsidR="00000000" w:rsidDel="00000000" w:rsidP="00000000" w:rsidRDefault="00000000" w:rsidRPr="00000000" w14:paraId="00000040">
            <w:pPr>
              <w:jc w:val="center"/>
              <w:rPr>
                <w:sz w:val="28"/>
                <w:szCs w:val="28"/>
              </w:rPr>
            </w:pPr>
            <w:r w:rsidDel="00000000" w:rsidR="00000000" w:rsidRPr="00000000">
              <w:rPr>
                <w:rtl w:val="0"/>
              </w:rPr>
            </w:r>
          </w:p>
        </w:tc>
        <w:tc>
          <w:tcPr/>
          <w:p w:rsidR="00000000" w:rsidDel="00000000" w:rsidP="00000000" w:rsidRDefault="00000000" w:rsidRPr="00000000" w14:paraId="00000041">
            <w:pPr>
              <w:jc w:val="center"/>
              <w:rPr>
                <w:sz w:val="28"/>
                <w:szCs w:val="28"/>
              </w:rPr>
            </w:pPr>
            <w:r w:rsidDel="00000000" w:rsidR="00000000" w:rsidRPr="00000000">
              <w:rPr>
                <w:sz w:val="28"/>
                <w:szCs w:val="28"/>
                <w:rtl w:val="0"/>
              </w:rPr>
              <w:t xml:space="preserve">4</w:t>
            </w:r>
          </w:p>
        </w:tc>
      </w:tr>
      <w:tr>
        <w:trPr>
          <w:cantSplit w:val="0"/>
          <w:tblHeader w:val="0"/>
        </w:trPr>
        <w:tc>
          <w:tcPr/>
          <w:p w:rsidR="00000000" w:rsidDel="00000000" w:rsidP="00000000" w:rsidRDefault="00000000" w:rsidRPr="00000000" w14:paraId="00000042">
            <w:pPr>
              <w:jc w:val="center"/>
              <w:rPr>
                <w:sz w:val="28"/>
                <w:szCs w:val="28"/>
              </w:rPr>
            </w:pPr>
            <w:r w:rsidDel="00000000" w:rsidR="00000000" w:rsidRPr="00000000">
              <w:rPr>
                <w:sz w:val="28"/>
                <w:szCs w:val="28"/>
                <w:rtl w:val="0"/>
              </w:rPr>
              <w:t xml:space="preserve">14</w:t>
            </w:r>
          </w:p>
        </w:tc>
        <w:tc>
          <w:tcPr/>
          <w:p w:rsidR="00000000" w:rsidDel="00000000" w:rsidP="00000000" w:rsidRDefault="00000000" w:rsidRPr="00000000" w14:paraId="00000043">
            <w:pPr>
              <w:jc w:val="center"/>
              <w:rPr>
                <w:sz w:val="28"/>
                <w:szCs w:val="28"/>
              </w:rPr>
            </w:pPr>
            <w:r w:rsidDel="00000000" w:rsidR="00000000" w:rsidRPr="00000000">
              <w:rPr>
                <w:rtl w:val="0"/>
              </w:rPr>
            </w:r>
          </w:p>
        </w:tc>
        <w:tc>
          <w:tcPr/>
          <w:p w:rsidR="00000000" w:rsidDel="00000000" w:rsidP="00000000" w:rsidRDefault="00000000" w:rsidRPr="00000000" w14:paraId="00000044">
            <w:pPr>
              <w:jc w:val="center"/>
              <w:rPr>
                <w:sz w:val="28"/>
                <w:szCs w:val="28"/>
              </w:rPr>
            </w:pPr>
            <w:r w:rsidDel="00000000" w:rsidR="00000000" w:rsidRPr="00000000">
              <w:rPr>
                <w:sz w:val="28"/>
                <w:szCs w:val="28"/>
                <w:rtl w:val="0"/>
              </w:rPr>
              <w:t xml:space="preserve">5</w:t>
            </w:r>
          </w:p>
        </w:tc>
        <w:tc>
          <w:tcPr/>
          <w:p w:rsidR="00000000" w:rsidDel="00000000" w:rsidP="00000000" w:rsidRDefault="00000000" w:rsidRPr="00000000" w14:paraId="00000045">
            <w:pPr>
              <w:jc w:val="center"/>
              <w:rPr>
                <w:sz w:val="28"/>
                <w:szCs w:val="28"/>
              </w:rPr>
            </w:pPr>
            <w:r w:rsidDel="00000000" w:rsidR="00000000" w:rsidRPr="00000000">
              <w:rPr>
                <w:sz w:val="28"/>
                <w:szCs w:val="28"/>
                <w:rtl w:val="0"/>
              </w:rPr>
              <w:t xml:space="preserve">22</w:t>
            </w:r>
          </w:p>
        </w:tc>
        <w:tc>
          <w:tcPr/>
          <w:p w:rsidR="00000000" w:rsidDel="00000000" w:rsidP="00000000" w:rsidRDefault="00000000" w:rsidRPr="00000000" w14:paraId="00000046">
            <w:pPr>
              <w:jc w:val="center"/>
              <w:rPr>
                <w:sz w:val="28"/>
                <w:szCs w:val="28"/>
              </w:rPr>
            </w:pPr>
            <w:r w:rsidDel="00000000" w:rsidR="00000000" w:rsidRPr="00000000">
              <w:rPr>
                <w:rtl w:val="0"/>
              </w:rPr>
            </w:r>
          </w:p>
        </w:tc>
        <w:tc>
          <w:tcPr/>
          <w:p w:rsidR="00000000" w:rsidDel="00000000" w:rsidP="00000000" w:rsidRDefault="00000000" w:rsidRPr="00000000" w14:paraId="00000047">
            <w:pPr>
              <w:jc w:val="center"/>
              <w:rPr>
                <w:sz w:val="28"/>
                <w:szCs w:val="28"/>
              </w:rPr>
            </w:pPr>
            <w:r w:rsidDel="00000000" w:rsidR="00000000" w:rsidRPr="00000000">
              <w:rPr>
                <w:sz w:val="28"/>
                <w:szCs w:val="28"/>
                <w:rtl w:val="0"/>
              </w:rPr>
              <w:t xml:space="preserve">8</w:t>
            </w:r>
          </w:p>
        </w:tc>
      </w:tr>
      <w:tr>
        <w:trPr>
          <w:cantSplit w:val="0"/>
          <w:tblHeader w:val="0"/>
        </w:trPr>
        <w:tc>
          <w:tcPr/>
          <w:p w:rsidR="00000000" w:rsidDel="00000000" w:rsidP="00000000" w:rsidRDefault="00000000" w:rsidRPr="00000000" w14:paraId="00000048">
            <w:pPr>
              <w:jc w:val="center"/>
              <w:rPr>
                <w:sz w:val="28"/>
                <w:szCs w:val="28"/>
              </w:rPr>
            </w:pPr>
            <w:r w:rsidDel="00000000" w:rsidR="00000000" w:rsidRPr="00000000">
              <w:rPr>
                <w:sz w:val="28"/>
                <w:szCs w:val="28"/>
                <w:rtl w:val="0"/>
              </w:rPr>
              <w:t xml:space="preserve">15</w:t>
            </w:r>
          </w:p>
        </w:tc>
        <w:tc>
          <w:tcPr/>
          <w:p w:rsidR="00000000" w:rsidDel="00000000" w:rsidP="00000000" w:rsidRDefault="00000000" w:rsidRPr="00000000" w14:paraId="00000049">
            <w:pPr>
              <w:jc w:val="center"/>
              <w:rPr>
                <w:sz w:val="28"/>
                <w:szCs w:val="28"/>
              </w:rPr>
            </w:pPr>
            <w:r w:rsidDel="00000000" w:rsidR="00000000" w:rsidRPr="00000000">
              <w:rPr>
                <w:rtl w:val="0"/>
              </w:rPr>
            </w:r>
          </w:p>
        </w:tc>
        <w:tc>
          <w:tcPr/>
          <w:p w:rsidR="00000000" w:rsidDel="00000000" w:rsidP="00000000" w:rsidRDefault="00000000" w:rsidRPr="00000000" w14:paraId="0000004A">
            <w:pPr>
              <w:jc w:val="center"/>
              <w:rPr>
                <w:sz w:val="28"/>
                <w:szCs w:val="28"/>
              </w:rPr>
            </w:pPr>
            <w:r w:rsidDel="00000000" w:rsidR="00000000" w:rsidRPr="00000000">
              <w:rPr>
                <w:sz w:val="28"/>
                <w:szCs w:val="28"/>
                <w:rtl w:val="0"/>
              </w:rPr>
              <w:t xml:space="preserve">4</w:t>
            </w:r>
          </w:p>
        </w:tc>
        <w:tc>
          <w:tcPr/>
          <w:p w:rsidR="00000000" w:rsidDel="00000000" w:rsidP="00000000" w:rsidRDefault="00000000" w:rsidRPr="00000000" w14:paraId="0000004B">
            <w:pPr>
              <w:jc w:val="center"/>
              <w:rPr>
                <w:sz w:val="28"/>
                <w:szCs w:val="28"/>
              </w:rPr>
            </w:pPr>
            <w:r w:rsidDel="00000000" w:rsidR="00000000" w:rsidRPr="00000000">
              <w:rPr>
                <w:sz w:val="28"/>
                <w:szCs w:val="28"/>
                <w:rtl w:val="0"/>
              </w:rPr>
              <w:t xml:space="preserve">23</w:t>
            </w:r>
          </w:p>
        </w:tc>
        <w:tc>
          <w:tcPr/>
          <w:p w:rsidR="00000000" w:rsidDel="00000000" w:rsidP="00000000" w:rsidRDefault="00000000" w:rsidRPr="00000000" w14:paraId="0000004C">
            <w:pPr>
              <w:jc w:val="center"/>
              <w:rPr>
                <w:sz w:val="28"/>
                <w:szCs w:val="28"/>
              </w:rPr>
            </w:pPr>
            <w:r w:rsidDel="00000000" w:rsidR="00000000" w:rsidRPr="00000000">
              <w:rPr>
                <w:rtl w:val="0"/>
              </w:rPr>
            </w:r>
          </w:p>
        </w:tc>
        <w:tc>
          <w:tcPr/>
          <w:p w:rsidR="00000000" w:rsidDel="00000000" w:rsidP="00000000" w:rsidRDefault="00000000" w:rsidRPr="00000000" w14:paraId="0000004D">
            <w:pPr>
              <w:jc w:val="center"/>
              <w:rPr>
                <w:sz w:val="28"/>
                <w:szCs w:val="28"/>
              </w:rPr>
            </w:pPr>
            <w:r w:rsidDel="00000000" w:rsidR="00000000" w:rsidRPr="00000000">
              <w:rPr>
                <w:sz w:val="28"/>
                <w:szCs w:val="28"/>
                <w:rtl w:val="0"/>
              </w:rPr>
              <w:t xml:space="preserve">6</w:t>
            </w:r>
          </w:p>
        </w:tc>
      </w:tr>
      <w:tr>
        <w:trPr>
          <w:cantSplit w:val="0"/>
          <w:tblHeader w:val="0"/>
        </w:trPr>
        <w:tc>
          <w:tcPr/>
          <w:p w:rsidR="00000000" w:rsidDel="00000000" w:rsidP="00000000" w:rsidRDefault="00000000" w:rsidRPr="00000000" w14:paraId="0000004E">
            <w:pPr>
              <w:jc w:val="center"/>
              <w:rPr>
                <w:sz w:val="28"/>
                <w:szCs w:val="28"/>
              </w:rPr>
            </w:pPr>
            <w:r w:rsidDel="00000000" w:rsidR="00000000" w:rsidRPr="00000000">
              <w:rPr>
                <w:sz w:val="28"/>
                <w:szCs w:val="28"/>
                <w:rtl w:val="0"/>
              </w:rPr>
              <w:t xml:space="preserve">16</w:t>
            </w:r>
          </w:p>
        </w:tc>
        <w:tc>
          <w:tcPr/>
          <w:p w:rsidR="00000000" w:rsidDel="00000000" w:rsidP="00000000" w:rsidRDefault="00000000" w:rsidRPr="00000000" w14:paraId="0000004F">
            <w:pPr>
              <w:jc w:val="center"/>
              <w:rPr>
                <w:sz w:val="28"/>
                <w:szCs w:val="28"/>
              </w:rPr>
            </w:pPr>
            <w:r w:rsidDel="00000000" w:rsidR="00000000" w:rsidRPr="00000000">
              <w:rPr>
                <w:rtl w:val="0"/>
              </w:rPr>
            </w:r>
          </w:p>
        </w:tc>
        <w:tc>
          <w:tcPr/>
          <w:p w:rsidR="00000000" w:rsidDel="00000000" w:rsidP="00000000" w:rsidRDefault="00000000" w:rsidRPr="00000000" w14:paraId="00000050">
            <w:pPr>
              <w:jc w:val="center"/>
              <w:rPr>
                <w:sz w:val="28"/>
                <w:szCs w:val="28"/>
              </w:rPr>
            </w:pPr>
            <w:r w:rsidDel="00000000" w:rsidR="00000000" w:rsidRPr="00000000">
              <w:rPr>
                <w:sz w:val="28"/>
                <w:szCs w:val="28"/>
                <w:rtl w:val="0"/>
              </w:rPr>
              <w:t xml:space="preserve">4</w:t>
            </w:r>
          </w:p>
        </w:tc>
      </w:tr>
      <w:tr>
        <w:trPr>
          <w:cantSplit w:val="0"/>
          <w:tblHeader w:val="0"/>
        </w:trPr>
        <w:tc>
          <w:tcPr/>
          <w:p w:rsidR="00000000" w:rsidDel="00000000" w:rsidP="00000000" w:rsidRDefault="00000000" w:rsidRPr="00000000" w14:paraId="00000051">
            <w:pPr>
              <w:jc w:val="center"/>
              <w:rPr>
                <w:sz w:val="28"/>
                <w:szCs w:val="28"/>
              </w:rPr>
            </w:pPr>
            <w:r w:rsidDel="00000000" w:rsidR="00000000" w:rsidRPr="00000000">
              <w:rPr>
                <w:sz w:val="28"/>
                <w:szCs w:val="28"/>
                <w:rtl w:val="0"/>
              </w:rPr>
              <w:t xml:space="preserve">17</w:t>
            </w:r>
          </w:p>
        </w:tc>
        <w:tc>
          <w:tcPr/>
          <w:p w:rsidR="00000000" w:rsidDel="00000000" w:rsidP="00000000" w:rsidRDefault="00000000" w:rsidRPr="00000000" w14:paraId="00000052">
            <w:pPr>
              <w:jc w:val="center"/>
              <w:rPr>
                <w:sz w:val="28"/>
                <w:szCs w:val="28"/>
              </w:rPr>
            </w:pPr>
            <w:r w:rsidDel="00000000" w:rsidR="00000000" w:rsidRPr="00000000">
              <w:rPr>
                <w:rtl w:val="0"/>
              </w:rPr>
            </w:r>
          </w:p>
        </w:tc>
        <w:tc>
          <w:tcPr/>
          <w:p w:rsidR="00000000" w:rsidDel="00000000" w:rsidP="00000000" w:rsidRDefault="00000000" w:rsidRPr="00000000" w14:paraId="00000053">
            <w:pPr>
              <w:jc w:val="center"/>
              <w:rPr>
                <w:sz w:val="28"/>
                <w:szCs w:val="28"/>
              </w:rPr>
            </w:pPr>
            <w:r w:rsidDel="00000000" w:rsidR="00000000" w:rsidRPr="00000000">
              <w:rPr>
                <w:sz w:val="28"/>
                <w:szCs w:val="28"/>
                <w:rtl w:val="0"/>
              </w:rPr>
              <w:t xml:space="preserve">12</w:t>
            </w:r>
          </w:p>
        </w:tc>
      </w:tr>
    </w:tbl>
    <w:p w:rsidR="00000000" w:rsidDel="00000000" w:rsidP="00000000" w:rsidRDefault="00000000" w:rsidRPr="00000000" w14:paraId="00000054">
      <w:pPr>
        <w:rPr>
          <w:b w:val="1"/>
          <w:sz w:val="28"/>
          <w:szCs w:val="28"/>
        </w:rPr>
      </w:pPr>
      <w:r w:rsidDel="00000000" w:rsidR="00000000" w:rsidRPr="00000000">
        <w:br w:type="page"/>
      </w:r>
      <w:r w:rsidDel="00000000" w:rsidR="00000000" w:rsidRPr="00000000">
        <w:rPr>
          <w:b w:val="1"/>
          <w:sz w:val="28"/>
          <w:szCs w:val="28"/>
          <w:rtl w:val="0"/>
        </w:rPr>
        <w:t xml:space="preserve">Structure of this paper</w:t>
      </w:r>
    </w:p>
    <w:p w:rsidR="00000000" w:rsidDel="00000000" w:rsidP="00000000" w:rsidRDefault="00000000" w:rsidRPr="00000000" w14:paraId="00000055">
      <w:pPr>
        <w:tabs>
          <w:tab w:val="left" w:pos="-720"/>
        </w:tabs>
        <w:rPr/>
      </w:pPr>
      <w:r w:rsidDel="00000000" w:rsidR="00000000" w:rsidRPr="00000000">
        <w:rPr>
          <w:rtl w:val="0"/>
        </w:rPr>
      </w:r>
    </w:p>
    <w:tbl>
      <w:tblPr>
        <w:tblStyle w:val="Table2"/>
        <w:tblW w:w="915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85"/>
        <w:gridCol w:w="1393"/>
        <w:gridCol w:w="1386"/>
        <w:gridCol w:w="1390"/>
        <w:gridCol w:w="1386"/>
        <w:gridCol w:w="1415"/>
        <w:tblGridChange w:id="0">
          <w:tblGrid>
            <w:gridCol w:w="2185"/>
            <w:gridCol w:w="1393"/>
            <w:gridCol w:w="1386"/>
            <w:gridCol w:w="1390"/>
            <w:gridCol w:w="1386"/>
            <w:gridCol w:w="1415"/>
          </w:tblGrid>
        </w:tblGridChange>
      </w:tblGrid>
      <w:tr>
        <w:trPr>
          <w:cantSplit w:val="0"/>
          <w:trHeight w:val="1022"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6">
            <w:pPr>
              <w:tabs>
                <w:tab w:val="center" w:pos="4513"/>
              </w:tabs>
              <w:spacing w:line="276" w:lineRule="auto"/>
              <w:rPr/>
            </w:pPr>
            <w:r w:rsidDel="00000000" w:rsidR="00000000" w:rsidRPr="00000000">
              <w:rPr>
                <w:rtl w:val="0"/>
              </w:rPr>
              <w:t xml:space="preserve">Section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7">
            <w:pPr>
              <w:tabs>
                <w:tab w:val="center" w:pos="4513"/>
              </w:tabs>
              <w:spacing w:line="276" w:lineRule="auto"/>
              <w:jc w:val="center"/>
              <w:rPr/>
            </w:pPr>
            <w:r w:rsidDel="00000000" w:rsidR="00000000" w:rsidRPr="00000000">
              <w:rPr>
                <w:rtl w:val="0"/>
              </w:rPr>
              <w:t xml:space="preserve">Number of questions available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8">
            <w:pPr>
              <w:tabs>
                <w:tab w:val="center" w:pos="4513"/>
              </w:tabs>
              <w:spacing w:line="276" w:lineRule="auto"/>
              <w:ind w:left="-82" w:firstLine="0"/>
              <w:jc w:val="center"/>
              <w:rPr/>
            </w:pPr>
            <w:r w:rsidDel="00000000" w:rsidR="00000000" w:rsidRPr="00000000">
              <w:rPr>
                <w:rtl w:val="0"/>
              </w:rPr>
              <w:t xml:space="preserve">Number of questions to be answered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9">
            <w:pPr>
              <w:tabs>
                <w:tab w:val="center" w:pos="4513"/>
              </w:tabs>
              <w:spacing w:line="276" w:lineRule="auto"/>
              <w:jc w:val="center"/>
              <w:rPr/>
            </w:pPr>
            <w:r w:rsidDel="00000000" w:rsidR="00000000" w:rsidRPr="00000000">
              <w:rPr>
                <w:rtl w:val="0"/>
              </w:rPr>
              <w:t xml:space="preserve">Working time (minutes)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A">
            <w:pPr>
              <w:tabs>
                <w:tab w:val="center" w:pos="4513"/>
              </w:tabs>
              <w:spacing w:line="276" w:lineRule="auto"/>
              <w:jc w:val="center"/>
              <w:rPr/>
            </w:pPr>
            <w:r w:rsidDel="00000000" w:rsidR="00000000" w:rsidRPr="00000000">
              <w:rPr>
                <w:rtl w:val="0"/>
              </w:rPr>
              <w:t xml:space="preserve">Marks available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B">
            <w:pPr>
              <w:tabs>
                <w:tab w:val="center" w:pos="4513"/>
              </w:tabs>
              <w:spacing w:line="276" w:lineRule="auto"/>
              <w:jc w:val="center"/>
              <w:rPr/>
            </w:pPr>
            <w:r w:rsidDel="00000000" w:rsidR="00000000" w:rsidRPr="00000000">
              <w:rPr>
                <w:rtl w:val="0"/>
              </w:rPr>
              <w:t xml:space="preserve">Percentage of examination</w:t>
            </w:r>
          </w:p>
        </w:tc>
      </w:tr>
      <w:tr>
        <w:trPr>
          <w:cantSplit w:val="0"/>
          <w:trHeight w:val="907" w:hRule="atLeast"/>
          <w:tblHeader w:val="0"/>
        </w:trPr>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5C">
            <w:pPr>
              <w:tabs>
                <w:tab w:val="left" w:pos="900"/>
              </w:tabs>
              <w:spacing w:before="80" w:line="276" w:lineRule="auto"/>
              <w:rPr/>
            </w:pPr>
            <w:r w:rsidDel="00000000" w:rsidR="00000000" w:rsidRPr="00000000">
              <w:rPr>
                <w:rtl w:val="0"/>
              </w:rPr>
              <w:t xml:space="preserve">Section One:</w:t>
            </w:r>
          </w:p>
          <w:p w:rsidR="00000000" w:rsidDel="00000000" w:rsidP="00000000" w:rsidRDefault="00000000" w:rsidRPr="00000000" w14:paraId="0000005D">
            <w:pPr>
              <w:tabs>
                <w:tab w:val="left" w:pos="900"/>
              </w:tabs>
              <w:spacing w:line="276" w:lineRule="auto"/>
              <w:rPr/>
            </w:pPr>
            <w:r w:rsidDel="00000000" w:rsidR="00000000" w:rsidRPr="00000000">
              <w:rPr>
                <w:rtl w:val="0"/>
              </w:rPr>
              <w:t xml:space="preserve">Calculator-free</w:t>
            </w:r>
          </w:p>
        </w:tc>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5E">
            <w:pPr>
              <w:tabs>
                <w:tab w:val="left" w:pos="-720"/>
              </w:tabs>
              <w:spacing w:before="80" w:line="276" w:lineRule="auto"/>
              <w:jc w:val="center"/>
              <w:rPr/>
            </w:pPr>
            <w:r w:rsidDel="00000000" w:rsidR="00000000" w:rsidRPr="00000000">
              <w:rPr>
                <w:rtl w:val="0"/>
              </w:rPr>
              <w:t xml:space="preserve">9</w:t>
            </w:r>
          </w:p>
        </w:tc>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5F">
            <w:pPr>
              <w:tabs>
                <w:tab w:val="left" w:pos="-720"/>
              </w:tabs>
              <w:spacing w:before="80" w:line="276" w:lineRule="auto"/>
              <w:jc w:val="center"/>
              <w:rPr/>
            </w:pPr>
            <w:r w:rsidDel="00000000" w:rsidR="00000000" w:rsidRPr="00000000">
              <w:rPr>
                <w:rtl w:val="0"/>
              </w:rPr>
              <w:t xml:space="preserve">9</w:t>
            </w:r>
          </w:p>
        </w:tc>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60">
            <w:pPr>
              <w:tabs>
                <w:tab w:val="left" w:pos="-720"/>
              </w:tabs>
              <w:spacing w:before="80" w:lineRule="auto"/>
              <w:jc w:val="center"/>
              <w:rPr/>
            </w:pPr>
            <w:r w:rsidDel="00000000" w:rsidR="00000000" w:rsidRPr="00000000">
              <w:rPr>
                <w:rtl w:val="0"/>
              </w:rPr>
              <w:t xml:space="preserve">50</w:t>
            </w:r>
          </w:p>
        </w:tc>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61">
            <w:pPr>
              <w:tabs>
                <w:tab w:val="left" w:pos="-720"/>
              </w:tabs>
              <w:spacing w:before="80" w:lineRule="auto"/>
              <w:jc w:val="center"/>
              <w:rPr/>
            </w:pPr>
            <w:r w:rsidDel="00000000" w:rsidR="00000000" w:rsidRPr="00000000">
              <w:rPr>
                <w:rtl w:val="0"/>
              </w:rPr>
              <w:t xml:space="preserve">44</w:t>
            </w:r>
          </w:p>
        </w:tc>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62">
            <w:pPr>
              <w:tabs>
                <w:tab w:val="left" w:pos="-720"/>
              </w:tabs>
              <w:spacing w:before="80" w:lineRule="auto"/>
              <w:jc w:val="center"/>
              <w:rPr>
                <w:vertAlign w:val="subscript"/>
              </w:rPr>
            </w:pPr>
            <w:r w:rsidDel="00000000" w:rsidR="00000000" w:rsidRPr="00000000">
              <w:rPr>
                <w:rtl w:val="0"/>
              </w:rPr>
              <w:t xml:space="preserve">34</w:t>
            </w:r>
            <w:r w:rsidDel="00000000" w:rsidR="00000000" w:rsidRPr="00000000">
              <w:rPr>
                <w:rtl w:val="0"/>
              </w:rPr>
            </w:r>
          </w:p>
        </w:tc>
      </w:tr>
      <w:tr>
        <w:trPr>
          <w:cantSplit w:val="0"/>
          <w:trHeight w:val="90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3">
            <w:pPr>
              <w:tabs>
                <w:tab w:val="left" w:pos="900"/>
              </w:tabs>
              <w:spacing w:before="80" w:line="276" w:lineRule="auto"/>
              <w:rPr/>
            </w:pPr>
            <w:r w:rsidDel="00000000" w:rsidR="00000000" w:rsidRPr="00000000">
              <w:rPr>
                <w:rtl w:val="0"/>
              </w:rPr>
              <w:t xml:space="preserve">Section Two:</w:t>
            </w:r>
          </w:p>
          <w:p w:rsidR="00000000" w:rsidDel="00000000" w:rsidP="00000000" w:rsidRDefault="00000000" w:rsidRPr="00000000" w14:paraId="00000064">
            <w:pPr>
              <w:tabs>
                <w:tab w:val="left" w:pos="900"/>
              </w:tabs>
              <w:spacing w:line="276" w:lineRule="auto"/>
              <w:rPr/>
            </w:pPr>
            <w:r w:rsidDel="00000000" w:rsidR="00000000" w:rsidRPr="00000000">
              <w:rPr>
                <w:rtl w:val="0"/>
              </w:rPr>
              <w:t xml:space="preserve">Calculator-assumed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5">
            <w:pPr>
              <w:tabs>
                <w:tab w:val="left" w:pos="-720"/>
              </w:tabs>
              <w:spacing w:before="80" w:line="276" w:lineRule="auto"/>
              <w:jc w:val="center"/>
              <w:rPr/>
            </w:pPr>
            <w:r w:rsidDel="00000000" w:rsidR="00000000" w:rsidRPr="00000000">
              <w:rPr>
                <w:rtl w:val="0"/>
              </w:rPr>
              <w:t xml:space="preserve">14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6">
            <w:pPr>
              <w:tabs>
                <w:tab w:val="left" w:pos="-720"/>
              </w:tabs>
              <w:spacing w:before="80" w:line="276" w:lineRule="auto"/>
              <w:jc w:val="center"/>
              <w:rPr/>
            </w:pPr>
            <w:r w:rsidDel="00000000" w:rsidR="00000000" w:rsidRPr="00000000">
              <w:rPr>
                <w:rtl w:val="0"/>
              </w:rPr>
              <w:t xml:space="preserve">14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7">
            <w:pPr>
              <w:tabs>
                <w:tab w:val="left" w:pos="-720"/>
              </w:tabs>
              <w:spacing w:before="8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8">
            <w:pPr>
              <w:tabs>
                <w:tab w:val="left" w:pos="-720"/>
              </w:tabs>
              <w:spacing w:before="80" w:lineRule="auto"/>
              <w:jc w:val="center"/>
              <w:rPr/>
            </w:pPr>
            <w:r w:rsidDel="00000000" w:rsidR="00000000" w:rsidRPr="00000000">
              <w:rPr>
                <w:rtl w:val="0"/>
              </w:rPr>
              <w:t xml:space="preserve">85</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9">
            <w:pPr>
              <w:tabs>
                <w:tab w:val="left" w:pos="-720"/>
              </w:tabs>
              <w:spacing w:before="80" w:lineRule="auto"/>
              <w:jc w:val="center"/>
              <w:rPr/>
            </w:pPr>
            <w:r w:rsidDel="00000000" w:rsidR="00000000" w:rsidRPr="00000000">
              <w:rPr>
                <w:rtl w:val="0"/>
              </w:rPr>
              <w:t xml:space="preserve">66</w:t>
            </w:r>
          </w:p>
        </w:tc>
      </w:tr>
      <w:tr>
        <w:trPr>
          <w:cantSplit w:val="0"/>
          <w:trHeight w:val="576" w:hRule="atLeast"/>
          <w:tblHeader w:val="0"/>
        </w:trPr>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06A">
            <w:pPr>
              <w:tabs>
                <w:tab w:val="left" w:pos="900"/>
              </w:tabs>
              <w:spacing w:before="80" w:line="276" w:lineRule="auto"/>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06B">
            <w:pPr>
              <w:tabs>
                <w:tab w:val="left" w:pos="-720"/>
              </w:tabs>
              <w:spacing w:before="80" w:line="276" w:lineRule="auto"/>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06C">
            <w:pPr>
              <w:tabs>
                <w:tab w:val="left" w:pos="-720"/>
              </w:tabs>
              <w:spacing w:before="80" w:line="276" w:lineRule="auto"/>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06D">
            <w:pPr>
              <w:tabs>
                <w:tab w:val="left" w:pos="-720"/>
              </w:tabs>
              <w:spacing w:before="80" w:line="276" w:lineRule="auto"/>
              <w:rPr/>
            </w:pPr>
            <w:r w:rsidDel="00000000" w:rsidR="00000000" w:rsidRPr="00000000">
              <w:rPr>
                <w:rtl w:val="0"/>
              </w:rPr>
            </w:r>
          </w:p>
        </w:tc>
        <w:tc>
          <w:tcPr>
            <w:tcBorders>
              <w:top w:color="000000" w:space="0" w:sz="4" w:val="single"/>
              <w:left w:color="000000" w:space="0" w:sz="0" w:val="nil"/>
              <w:bottom w:color="000000" w:space="0" w:sz="0" w:val="nil"/>
              <w:right w:color="000000" w:space="0" w:sz="4" w:val="single"/>
            </w:tcBorders>
            <w:vAlign w:val="center"/>
          </w:tcPr>
          <w:p w:rsidR="00000000" w:rsidDel="00000000" w:rsidP="00000000" w:rsidRDefault="00000000" w:rsidRPr="00000000" w14:paraId="0000006E">
            <w:pPr>
              <w:tabs>
                <w:tab w:val="left" w:pos="-720"/>
              </w:tabs>
              <w:spacing w:before="80" w:line="276" w:lineRule="auto"/>
              <w:jc w:val="center"/>
              <w:rPr/>
            </w:pPr>
            <w:r w:rsidDel="00000000" w:rsidR="00000000" w:rsidRPr="00000000">
              <w:rPr>
                <w:b w:val="1"/>
                <w:rtl w:val="0"/>
              </w:rPr>
              <w:t xml:space="preserve">Total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F">
            <w:pPr>
              <w:tabs>
                <w:tab w:val="left" w:pos="-720"/>
              </w:tabs>
              <w:spacing w:before="80" w:line="276" w:lineRule="auto"/>
              <w:jc w:val="center"/>
              <w:rPr/>
            </w:pPr>
            <w:r w:rsidDel="00000000" w:rsidR="00000000" w:rsidRPr="00000000">
              <w:rPr>
                <w:rtl w:val="0"/>
              </w:rPr>
              <w:t xml:space="preserve">100</w:t>
            </w:r>
          </w:p>
        </w:tc>
      </w:tr>
    </w:tbl>
    <w:p w:rsidR="00000000" w:rsidDel="00000000" w:rsidP="00000000" w:rsidRDefault="00000000" w:rsidRPr="00000000" w14:paraId="00000070">
      <w:pPr>
        <w:tabs>
          <w:tab w:val="left" w:pos="-720"/>
          <w:tab w:val="left" w:pos="3810"/>
        </w:tabs>
        <w:ind w:left="720" w:hanging="720"/>
        <w:rPr/>
      </w:pPr>
      <w:r w:rsidDel="00000000" w:rsidR="00000000" w:rsidRPr="00000000">
        <w:rPr>
          <w:rtl w:val="0"/>
        </w:rPr>
        <w:tab/>
        <w:tab/>
      </w:r>
      <w:r w:rsidDel="00000000" w:rsidR="00000000" w:rsidRPr="00000000">
        <w:drawing>
          <wp:anchor allowOverlap="1" behindDoc="0" distB="0" distT="0" distL="114300" distR="114300" hidden="0" layoutInCell="1" locked="0" relativeHeight="0" simplePos="0">
            <wp:simplePos x="0" y="0"/>
            <wp:positionH relativeFrom="column">
              <wp:posOffset>-671194</wp:posOffset>
            </wp:positionH>
            <wp:positionV relativeFrom="paragraph">
              <wp:posOffset>229234</wp:posOffset>
            </wp:positionV>
            <wp:extent cx="7034400" cy="7383600"/>
            <wp:effectExtent b="0" l="0" r="0" t="0"/>
            <wp:wrapNone/>
            <wp:docPr descr="C:\Users\oir\Desktop\Mathematical_Methods_Sample_Calc_Assumed_Exam_2016_Page_2.jpg" id="61" name="image83.jpg"/>
            <a:graphic>
              <a:graphicData uri="http://schemas.openxmlformats.org/drawingml/2006/picture">
                <pic:pic>
                  <pic:nvPicPr>
                    <pic:cNvPr descr="C:\Users\oir\Desktop\Mathematical_Methods_Sample_Calc_Assumed_Exam_2016_Page_2.jpg" id="0" name="image83.jpg"/>
                    <pic:cNvPicPr preferRelativeResize="0"/>
                  </pic:nvPicPr>
                  <pic:blipFill>
                    <a:blip r:embed="rId90"/>
                    <a:srcRect b="0" l="0" r="7158" t="31046"/>
                    <a:stretch>
                      <a:fillRect/>
                    </a:stretch>
                  </pic:blipFill>
                  <pic:spPr>
                    <a:xfrm>
                      <a:off x="0" y="0"/>
                      <a:ext cx="7034400" cy="7383600"/>
                    </a:xfrm>
                    <a:prstGeom prst="rect"/>
                    <a:ln/>
                  </pic:spPr>
                </pic:pic>
              </a:graphicData>
            </a:graphic>
          </wp:anchor>
        </w:drawing>
      </w:r>
    </w:p>
    <w:p w:rsidR="00000000" w:rsidDel="00000000" w:rsidP="00000000" w:rsidRDefault="00000000" w:rsidRPr="00000000" w14:paraId="00000071">
      <w:pPr>
        <w:tabs>
          <w:tab w:val="left" w:pos="-720"/>
        </w:tabs>
        <w:ind w:left="720" w:hanging="720"/>
        <w:rPr/>
      </w:pPr>
      <w:r w:rsidDel="00000000" w:rsidR="00000000" w:rsidRPr="00000000">
        <w:rPr>
          <w:rtl w:val="0"/>
        </w:rPr>
      </w:r>
    </w:p>
    <w:p w:rsidR="00000000" w:rsidDel="00000000" w:rsidP="00000000" w:rsidRDefault="00000000" w:rsidRPr="00000000" w14:paraId="00000072">
      <w:pPr>
        <w:tabs>
          <w:tab w:val="left" w:pos="-720"/>
        </w:tabs>
        <w:ind w:left="720" w:hanging="720"/>
        <w:rPr/>
      </w:pPr>
      <w:r w:rsidDel="00000000" w:rsidR="00000000" w:rsidRPr="00000000">
        <w:rPr>
          <w:rtl w:val="0"/>
        </w:rPr>
      </w:r>
    </w:p>
    <w:p w:rsidR="00000000" w:rsidDel="00000000" w:rsidP="00000000" w:rsidRDefault="00000000" w:rsidRPr="00000000" w14:paraId="00000073">
      <w:pPr>
        <w:tabs>
          <w:tab w:val="left" w:pos="-720"/>
        </w:tabs>
        <w:ind w:left="720" w:hanging="720"/>
        <w:rPr/>
      </w:pPr>
      <w:r w:rsidDel="00000000" w:rsidR="00000000" w:rsidRPr="00000000">
        <w:rPr>
          <w:rtl w:val="0"/>
        </w:rPr>
      </w:r>
    </w:p>
    <w:p w:rsidR="00000000" w:rsidDel="00000000" w:rsidP="00000000" w:rsidRDefault="00000000" w:rsidRPr="00000000" w14:paraId="00000074">
      <w:pPr>
        <w:tabs>
          <w:tab w:val="right" w:pos="9214"/>
        </w:tabs>
        <w:ind w:left="700" w:hanging="700"/>
        <w:rPr>
          <w:b w:val="1"/>
        </w:rPr>
      </w:pPr>
      <w:r w:rsidDel="00000000" w:rsidR="00000000" w:rsidRPr="00000000">
        <w:br w:type="page"/>
      </w:r>
      <w:r w:rsidDel="00000000" w:rsidR="00000000" w:rsidRPr="00000000">
        <w:rPr>
          <w:b w:val="1"/>
          <w:rtl w:val="0"/>
        </w:rPr>
        <w:t xml:space="preserve">Section Two: Calculator-assumed</w:t>
        <w:tab/>
        <w:t xml:space="preserve">(85 Marks)</w:t>
      </w:r>
    </w:p>
    <w:p w:rsidR="00000000" w:rsidDel="00000000" w:rsidP="00000000" w:rsidRDefault="00000000" w:rsidRPr="00000000" w14:paraId="00000075">
      <w:pPr>
        <w:ind w:left="700" w:hanging="700"/>
        <w:rPr>
          <w:b w:val="1"/>
        </w:rPr>
      </w:pPr>
      <w:r w:rsidDel="00000000" w:rsidR="00000000" w:rsidRPr="00000000">
        <w:rPr>
          <w:rtl w:val="0"/>
        </w:rPr>
      </w:r>
    </w:p>
    <w:p w:rsidR="00000000" w:rsidDel="00000000" w:rsidP="00000000" w:rsidRDefault="00000000" w:rsidRPr="00000000" w14:paraId="00000076">
      <w:pPr>
        <w:tabs>
          <w:tab w:val="left" w:pos="560"/>
          <w:tab w:val="left" w:pos="1474"/>
          <w:tab w:val="right" w:pos="9354"/>
        </w:tabs>
        <w:spacing w:line="288" w:lineRule="auto"/>
        <w:rPr>
          <w:color w:val="000000"/>
        </w:rPr>
      </w:pPr>
      <w:r w:rsidDel="00000000" w:rsidR="00000000" w:rsidRPr="00000000">
        <w:rPr>
          <w:color w:val="000000"/>
          <w:rtl w:val="0"/>
        </w:rPr>
        <w:t xml:space="preserve">This section has </w:t>
      </w:r>
      <w:r w:rsidDel="00000000" w:rsidR="00000000" w:rsidRPr="00000000">
        <w:rPr>
          <w:b w:val="1"/>
          <w:color w:val="000000"/>
          <w:rtl w:val="0"/>
        </w:rPr>
        <w:t xml:space="preserve">14 </w:t>
      </w:r>
      <w:r w:rsidDel="00000000" w:rsidR="00000000" w:rsidRPr="00000000">
        <w:rPr>
          <w:color w:val="000000"/>
          <w:rtl w:val="0"/>
        </w:rPr>
        <w:t xml:space="preserve">questions. Answer </w:t>
      </w:r>
      <w:r w:rsidDel="00000000" w:rsidR="00000000" w:rsidRPr="00000000">
        <w:rPr>
          <w:b w:val="1"/>
          <w:color w:val="000000"/>
          <w:rtl w:val="0"/>
        </w:rPr>
        <w:t xml:space="preserve">all</w:t>
      </w:r>
      <w:r w:rsidDel="00000000" w:rsidR="00000000" w:rsidRPr="00000000">
        <w:rPr>
          <w:color w:val="000000"/>
          <w:rtl w:val="0"/>
        </w:rPr>
        <w:t xml:space="preserve"> questions. Write your answers in the spaces provided.</w:t>
      </w:r>
    </w:p>
    <w:p w:rsidR="00000000" w:rsidDel="00000000" w:rsidP="00000000" w:rsidRDefault="00000000" w:rsidRPr="00000000" w14:paraId="00000077">
      <w:pPr>
        <w:tabs>
          <w:tab w:val="left" w:pos="560"/>
          <w:tab w:val="left" w:pos="1474"/>
          <w:tab w:val="right" w:pos="9354"/>
        </w:tabs>
        <w:spacing w:line="288" w:lineRule="auto"/>
        <w:rPr>
          <w:color w:val="000000"/>
        </w:rPr>
      </w:pPr>
      <w:r w:rsidDel="00000000" w:rsidR="00000000" w:rsidRPr="00000000">
        <w:rPr>
          <w:rtl w:val="0"/>
        </w:rPr>
      </w:r>
    </w:p>
    <w:p w:rsidR="00000000" w:rsidDel="00000000" w:rsidP="00000000" w:rsidRDefault="00000000" w:rsidRPr="00000000" w14:paraId="00000078">
      <w:pPr>
        <w:tabs>
          <w:tab w:val="left" w:pos="420"/>
          <w:tab w:val="left" w:pos="1474"/>
          <w:tab w:val="right" w:pos="9354"/>
        </w:tabs>
        <w:spacing w:line="288" w:lineRule="auto"/>
        <w:rPr>
          <w:color w:val="000000"/>
        </w:rPr>
      </w:pPr>
      <w:r w:rsidDel="00000000" w:rsidR="00000000" w:rsidRPr="00000000">
        <w:rPr>
          <w:color w:val="000000"/>
          <w:rtl w:val="0"/>
        </w:rPr>
        <w:t xml:space="preserve">Spare pages are included at the end of this booklet. They can be used for planning your responses and/or as additional space if required to continue an answer. </w:t>
      </w:r>
    </w:p>
    <w:p w:rsidR="00000000" w:rsidDel="00000000" w:rsidP="00000000" w:rsidRDefault="00000000" w:rsidRPr="00000000" w14:paraId="00000079">
      <w:pPr>
        <w:spacing w:line="288" w:lineRule="auto"/>
        <w:ind w:left="340" w:hanging="340"/>
        <w:rPr>
          <w:color w:val="000000"/>
        </w:rPr>
      </w:pPr>
      <w:r w:rsidDel="00000000" w:rsidR="00000000" w:rsidRPr="00000000">
        <w:rPr>
          <w:color w:val="000000"/>
          <w:sz w:val="18"/>
          <w:szCs w:val="18"/>
          <w:vertAlign w:val="baseline"/>
          <w:rtl w:val="0"/>
        </w:rPr>
        <w:t xml:space="preserve">●</w:t>
      </w:r>
      <w:r w:rsidDel="00000000" w:rsidR="00000000" w:rsidRPr="00000000">
        <w:rPr>
          <w:color w:val="000000"/>
          <w:rtl w:val="0"/>
        </w:rPr>
        <w:tab/>
        <w:t xml:space="preserve">Planning: If you use the spare pages for planning, indicate this clearly at the top of the page.</w:t>
      </w:r>
    </w:p>
    <w:p w:rsidR="00000000" w:rsidDel="00000000" w:rsidP="00000000" w:rsidRDefault="00000000" w:rsidRPr="00000000" w14:paraId="0000007A">
      <w:pPr>
        <w:spacing w:line="288" w:lineRule="auto"/>
        <w:ind w:left="340" w:hanging="340"/>
        <w:rPr>
          <w:color w:val="000000"/>
        </w:rPr>
      </w:pPr>
      <w:r w:rsidDel="00000000" w:rsidR="00000000" w:rsidRPr="00000000">
        <w:rPr>
          <w:color w:val="000000"/>
          <w:sz w:val="18"/>
          <w:szCs w:val="18"/>
          <w:vertAlign w:val="baseline"/>
          <w:rtl w:val="0"/>
        </w:rPr>
        <w:t xml:space="preserve">●</w:t>
      </w:r>
      <w:r w:rsidDel="00000000" w:rsidR="00000000" w:rsidRPr="00000000">
        <w:rPr>
          <w:color w:val="000000"/>
          <w:rtl w:val="0"/>
        </w:rPr>
        <w:tab/>
        <w:t xml:space="preserve">Continuing an answer: If you need to use the space to continue an answer, indicate in the original answer space where the answer is continued, i.e. give the page number. Fill in the number of the question that you are continuing to answer at the top of the page.</w:t>
      </w:r>
    </w:p>
    <w:p w:rsidR="00000000" w:rsidDel="00000000" w:rsidP="00000000" w:rsidRDefault="00000000" w:rsidRPr="00000000" w14:paraId="0000007B">
      <w:pPr>
        <w:tabs>
          <w:tab w:val="left" w:pos="560"/>
          <w:tab w:val="left" w:pos="1474"/>
          <w:tab w:val="right" w:pos="9354"/>
        </w:tabs>
        <w:spacing w:line="288" w:lineRule="auto"/>
        <w:rPr>
          <w:color w:val="000000"/>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color="000000" w:space="1" w:sz="4" w:val="single"/>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Working time: 100 minutes.</w:t>
      </w:r>
    </w:p>
    <w:p w:rsidR="00000000" w:rsidDel="00000000" w:rsidP="00000000" w:rsidRDefault="00000000" w:rsidRPr="00000000" w14:paraId="0000007D">
      <w:pPr>
        <w:keepNext w:val="0"/>
        <w:keepLines w:val="0"/>
        <w:pageBreakBefore w:val="0"/>
        <w:widowControl w:val="1"/>
        <w:pBdr>
          <w:top w:space="0" w:sz="0" w:val="nil"/>
          <w:left w:space="0" w:sz="0" w:val="nil"/>
          <w:bottom w:color="000000" w:space="1" w:sz="4" w:val="single"/>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color="000000" w:space="1" w:sz="4" w:val="single"/>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F">
      <w:pPr>
        <w:ind w:left="700" w:hanging="700"/>
        <w:rPr/>
      </w:pPr>
      <w:r w:rsidDel="00000000" w:rsidR="00000000" w:rsidRPr="00000000">
        <w:rPr>
          <w:rtl w:val="0"/>
        </w:rPr>
      </w:r>
    </w:p>
    <w:p w:rsidR="00000000" w:rsidDel="00000000" w:rsidP="00000000" w:rsidRDefault="00000000" w:rsidRPr="00000000" w14:paraId="00000080">
      <w:pPr>
        <w:tabs>
          <w:tab w:val="right" w:pos="9356"/>
        </w:tabs>
        <w:rPr>
          <w:b w:val="1"/>
        </w:rPr>
      </w:pPr>
      <w:r w:rsidDel="00000000" w:rsidR="00000000" w:rsidRPr="00000000">
        <w:rPr>
          <w:b w:val="1"/>
          <w:rtl w:val="0"/>
        </w:rPr>
        <w:t xml:space="preserve">Question 10 {1.1.28}</w:t>
        <w:tab/>
        <w:t xml:space="preserve">(4 marks)</w:t>
      </w:r>
    </w:p>
    <w:p w:rsidR="00000000" w:rsidDel="00000000" w:rsidP="00000000" w:rsidRDefault="00000000" w:rsidRPr="00000000" w14:paraId="00000081">
      <w:pPr>
        <w:rPr/>
      </w:pPr>
      <w:r w:rsidDel="00000000" w:rsidR="00000000" w:rsidRPr="00000000">
        <w:rPr>
          <w:rtl w:val="0"/>
        </w:rPr>
        <w:t xml:space="preserve">Apply the vertical line test to each of the following graphs and conclude whether the graph represents a relation or a function.  </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2983899</wp:posOffset>
            </wp:positionH>
            <wp:positionV relativeFrom="paragraph">
              <wp:posOffset>130372</wp:posOffset>
            </wp:positionV>
            <wp:extent cx="2520000" cy="1756800"/>
            <wp:effectExtent b="0" l="0" r="0" t="0"/>
            <wp:wrapSquare wrapText="bothSides" distB="0" distT="0" distL="114300" distR="114300"/>
            <wp:docPr descr="A close up of a device&#10;&#10;Description automatically generated" id="54" name="image76.png"/>
            <a:graphic>
              <a:graphicData uri="http://schemas.openxmlformats.org/drawingml/2006/picture">
                <pic:pic>
                  <pic:nvPicPr>
                    <pic:cNvPr descr="A close up of a device&#10;&#10;Description automatically generated" id="0" name="image76.png"/>
                    <pic:cNvPicPr preferRelativeResize="0"/>
                  </pic:nvPicPr>
                  <pic:blipFill>
                    <a:blip r:embed="rId91"/>
                    <a:srcRect b="0" l="0" r="0" t="0"/>
                    <a:stretch>
                      <a:fillRect/>
                    </a:stretch>
                  </pic:blipFill>
                  <pic:spPr>
                    <a:xfrm>
                      <a:off x="0" y="0"/>
                      <a:ext cx="2520000" cy="17568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128905</wp:posOffset>
            </wp:positionH>
            <wp:positionV relativeFrom="paragraph">
              <wp:posOffset>70373</wp:posOffset>
            </wp:positionV>
            <wp:extent cx="2235200" cy="1982470"/>
            <wp:effectExtent b="0" l="0" r="0" t="0"/>
            <wp:wrapSquare wrapText="bothSides" distB="0" distT="0" distL="114300" distR="114300"/>
            <wp:docPr descr="A close up of a device&#10;&#10;Description automatically generated" id="60" name="image72.png"/>
            <a:graphic>
              <a:graphicData uri="http://schemas.openxmlformats.org/drawingml/2006/picture">
                <pic:pic>
                  <pic:nvPicPr>
                    <pic:cNvPr descr="A close up of a device&#10;&#10;Description automatically generated" id="0" name="image72.png"/>
                    <pic:cNvPicPr preferRelativeResize="0"/>
                  </pic:nvPicPr>
                  <pic:blipFill>
                    <a:blip r:embed="rId92"/>
                    <a:srcRect b="32112" l="0" r="-5" t="0"/>
                    <a:stretch>
                      <a:fillRect/>
                    </a:stretch>
                  </pic:blipFill>
                  <pic:spPr>
                    <a:xfrm>
                      <a:off x="0" y="0"/>
                      <a:ext cx="2235200" cy="1982470"/>
                    </a:xfrm>
                    <a:prstGeom prst="rect"/>
                    <a:ln/>
                  </pic:spPr>
                </pic:pic>
              </a:graphicData>
            </a:graphic>
          </wp:anchor>
        </w:drawing>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____________</w:t>
      </w: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FUNCTION </w:t>
      </w:r>
      <w:r w:rsidDel="00000000" w:rsidR="00000000" w:rsidRPr="00000000">
        <w:rPr>
          <w:rFonts w:ascii="Wingdings 2" w:cs="Wingdings 2" w:eastAsia="Wingdings 2" w:hAnsi="Wingdings 2"/>
          <w:b w:val="1"/>
          <w:i w:val="0"/>
          <w:smallCaps w:val="0"/>
          <w:strike w:val="0"/>
          <w:color w:val="ff0000"/>
          <w:sz w:val="32"/>
          <w:szCs w:val="3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 </w:t>
      </w: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RELATION   </w:t>
      </w:r>
      <w:r w:rsidDel="00000000" w:rsidR="00000000" w:rsidRPr="00000000">
        <w:rPr>
          <w:rFonts w:ascii="Arial" w:cs="Arial" w:eastAsia="Arial" w:hAnsi="Arial"/>
          <w:b w:val="1"/>
          <w:i w:val="0"/>
          <w:smallCaps w:val="0"/>
          <w:strike w:val="0"/>
          <w:color w:val="ff0000"/>
          <w:sz w:val="32"/>
          <w:szCs w:val="32"/>
          <w:u w:val="none"/>
          <w:shd w:fill="auto" w:val="clear"/>
          <w:vertAlign w:val="baseline"/>
          <w:rtl w:val="0"/>
        </w:rPr>
        <w:t xml:space="preserve"> </w:t>
      </w:r>
      <w:r w:rsidDel="00000000" w:rsidR="00000000" w:rsidRPr="00000000">
        <w:rPr>
          <w:rFonts w:ascii="Wingdings 2" w:cs="Wingdings 2" w:eastAsia="Wingdings 2" w:hAnsi="Wingdings 2"/>
          <w:b w:val="1"/>
          <w:i w:val="0"/>
          <w:smallCaps w:val="0"/>
          <w:strike w:val="0"/>
          <w:color w:val="ff0000"/>
          <w:sz w:val="32"/>
          <w:szCs w:val="3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126090</wp:posOffset>
            </wp:positionH>
            <wp:positionV relativeFrom="paragraph">
              <wp:posOffset>18712</wp:posOffset>
            </wp:positionV>
            <wp:extent cx="2155190" cy="2079625"/>
            <wp:effectExtent b="0" l="0" r="0" t="0"/>
            <wp:wrapSquare wrapText="bothSides" distB="0" distT="0" distL="114300" distR="114300"/>
            <wp:docPr descr="A close up of a mans face&#10;&#10;Description automatically generated" id="56" name="image78.png"/>
            <a:graphic>
              <a:graphicData uri="http://schemas.openxmlformats.org/drawingml/2006/picture">
                <pic:pic>
                  <pic:nvPicPr>
                    <pic:cNvPr descr="A close up of a mans face&#10;&#10;Description automatically generated" id="0" name="image78.png"/>
                    <pic:cNvPicPr preferRelativeResize="0"/>
                  </pic:nvPicPr>
                  <pic:blipFill>
                    <a:blip r:embed="rId93"/>
                    <a:srcRect b="0" l="0" r="0" t="0"/>
                    <a:stretch>
                      <a:fillRect/>
                    </a:stretch>
                  </pic:blipFill>
                  <pic:spPr>
                    <a:xfrm>
                      <a:off x="0" y="0"/>
                      <a:ext cx="2155190" cy="207962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2806750</wp:posOffset>
            </wp:positionH>
            <wp:positionV relativeFrom="paragraph">
              <wp:posOffset>22247</wp:posOffset>
            </wp:positionV>
            <wp:extent cx="2816860" cy="1998345"/>
            <wp:effectExtent b="0" l="0" r="0" t="0"/>
            <wp:wrapSquare wrapText="bothSides" distB="0" distT="0" distL="114300" distR="114300"/>
            <wp:docPr descr="A picture containing group&#10;&#10;Description automatically generated" id="55" name="image79.png"/>
            <a:graphic>
              <a:graphicData uri="http://schemas.openxmlformats.org/drawingml/2006/picture">
                <pic:pic>
                  <pic:nvPicPr>
                    <pic:cNvPr descr="A picture containing group&#10;&#10;Description automatically generated" id="0" name="image79.png"/>
                    <pic:cNvPicPr preferRelativeResize="0"/>
                  </pic:nvPicPr>
                  <pic:blipFill>
                    <a:blip r:embed="rId94"/>
                    <a:srcRect b="0" l="0" r="0" t="0"/>
                    <a:stretch>
                      <a:fillRect/>
                    </a:stretch>
                  </pic:blipFill>
                  <pic:spPr>
                    <a:xfrm>
                      <a:off x="0" y="0"/>
                      <a:ext cx="2816860" cy="1998345"/>
                    </a:xfrm>
                    <a:prstGeom prst="rect"/>
                    <a:ln/>
                  </pic:spPr>
                </pic:pic>
              </a:graphicData>
            </a:graphic>
          </wp:anchor>
        </w:drawing>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___</w:t>
      </w: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 RELATION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Wingdings 2" w:cs="Wingdings 2" w:eastAsia="Wingdings 2" w:hAnsi="Wingdings 2"/>
          <w:b w:val="1"/>
          <w:i w:val="0"/>
          <w:smallCaps w:val="0"/>
          <w:strike w:val="0"/>
          <w:color w:val="ff0000"/>
          <w:sz w:val="32"/>
          <w:szCs w:val="3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 </w:t>
      </w: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FUNCTION </w:t>
      </w:r>
      <w:r w:rsidDel="00000000" w:rsidR="00000000" w:rsidRPr="00000000">
        <w:rPr>
          <w:rFonts w:ascii="Wingdings 2" w:cs="Wingdings 2" w:eastAsia="Wingdings 2" w:hAnsi="Wingdings 2"/>
          <w:b w:val="1"/>
          <w:i w:val="0"/>
          <w:smallCaps w:val="0"/>
          <w:strike w:val="0"/>
          <w:color w:val="ff0000"/>
          <w:sz w:val="32"/>
          <w:szCs w:val="3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A4">
      <w:pPr>
        <w:tabs>
          <w:tab w:val="right" w:pos="9356"/>
        </w:tabs>
        <w:rPr>
          <w:b w:val="1"/>
        </w:rPr>
      </w:pPr>
      <w:r w:rsidDel="00000000" w:rsidR="00000000" w:rsidRPr="00000000">
        <w:rPr>
          <w:rtl w:val="0"/>
        </w:rPr>
      </w:r>
    </w:p>
    <w:p w:rsidR="00000000" w:rsidDel="00000000" w:rsidP="00000000" w:rsidRDefault="00000000" w:rsidRPr="00000000" w14:paraId="000000A5">
      <w:pPr>
        <w:tabs>
          <w:tab w:val="right" w:pos="9356"/>
        </w:tabs>
        <w:rPr>
          <w:b w:val="1"/>
        </w:rPr>
      </w:pPr>
      <w:r w:rsidDel="00000000" w:rsidR="00000000" w:rsidRPr="00000000">
        <w:rPr>
          <w:rtl w:val="0"/>
        </w:rPr>
      </w:r>
    </w:p>
    <w:p w:rsidR="00000000" w:rsidDel="00000000" w:rsidP="00000000" w:rsidRDefault="00000000" w:rsidRPr="00000000" w14:paraId="000000A6">
      <w:pPr>
        <w:tabs>
          <w:tab w:val="right" w:pos="9356"/>
        </w:tabs>
        <w:rPr>
          <w:b w:val="1"/>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469"/>
        </w:tabs>
        <w:spacing w:after="12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Question 11 (1.1.1 – 1.1.6)</w:t>
        <w:tab/>
        <w:t xml:space="preserve">(2, 2, 1, 3, 2 = 10 marks)</w:t>
      </w:r>
    </w:p>
    <w:p w:rsidR="00000000" w:rsidDel="00000000" w:rsidP="00000000" w:rsidRDefault="00000000" w:rsidRPr="00000000" w14:paraId="000000A8">
      <w:pPr>
        <w:tabs>
          <w:tab w:val="left" w:pos="567"/>
          <w:tab w:val="left" w:pos="1134"/>
          <w:tab w:val="left" w:pos="1701"/>
          <w:tab w:val="left" w:pos="2268"/>
          <w:tab w:val="right" w:pos="9072"/>
        </w:tabs>
        <w:spacing w:after="200" w:line="276" w:lineRule="auto"/>
        <w:rPr/>
      </w:pPr>
      <w:r w:rsidDel="00000000" w:rsidR="00000000" w:rsidRPr="00000000">
        <w:rPr>
          <w:rtl w:val="0"/>
        </w:rPr>
        <w:t xml:space="preserve">The kite ABCD is graphed below. </w:t>
      </w:r>
    </w:p>
    <w:p w:rsidR="00000000" w:rsidDel="00000000" w:rsidP="00000000" w:rsidRDefault="00000000" w:rsidRPr="00000000" w14:paraId="000000A9">
      <w:pPr>
        <w:tabs>
          <w:tab w:val="left" w:pos="567"/>
          <w:tab w:val="left" w:pos="1134"/>
          <w:tab w:val="left" w:pos="1701"/>
          <w:tab w:val="left" w:pos="2268"/>
          <w:tab w:val="right" w:pos="9072"/>
        </w:tabs>
        <w:spacing w:after="200" w:line="276" w:lineRule="auto"/>
        <w:rPr/>
      </w:pPr>
      <w:r w:rsidDel="00000000" w:rsidR="00000000" w:rsidRPr="00000000">
        <w:rPr>
          <w:rtl w:val="0"/>
        </w:rPr>
        <w:t xml:space="preserve">The coordinates of the vertices are A(2, 5),  B(4, 6),  C(5,4)  and D(</w:t>
      </w:r>
      <w:r w:rsidDel="00000000" w:rsidR="00000000" w:rsidRPr="00000000">
        <w:rPr>
          <w:i w:val="1"/>
          <w:rtl w:val="0"/>
        </w:rPr>
        <w:t xml:space="preserve">x</w:t>
      </w:r>
      <w:r w:rsidDel="00000000" w:rsidR="00000000" w:rsidRPr="00000000">
        <w:rPr>
          <w:rtl w:val="0"/>
        </w:rPr>
        <w:t xml:space="preserve">, 0) as shown below.</w:t>
      </w:r>
    </w:p>
    <w:p w:rsidR="00000000" w:rsidDel="00000000" w:rsidP="00000000" w:rsidRDefault="00000000" w:rsidRPr="00000000" w14:paraId="000000AA">
      <w:pPr>
        <w:tabs>
          <w:tab w:val="left" w:pos="567"/>
          <w:tab w:val="left" w:pos="1134"/>
          <w:tab w:val="left" w:pos="1701"/>
          <w:tab w:val="left" w:pos="2268"/>
          <w:tab w:val="right" w:pos="9072"/>
        </w:tabs>
        <w:spacing w:after="200" w:line="276" w:lineRule="auto"/>
        <w:rPr/>
      </w:pPr>
      <w:r w:rsidDel="00000000" w:rsidR="00000000" w:rsidRPr="00000000">
        <w:rPr>
          <w:rtl w:val="0"/>
        </w:rPr>
        <w:t xml:space="preserve">NB Kites have diagonals that meet at right angles.</w:t>
      </w:r>
    </w:p>
    <w:p w:rsidR="00000000" w:rsidDel="00000000" w:rsidP="00000000" w:rsidRDefault="00000000" w:rsidRPr="00000000" w14:paraId="000000AB">
      <w:pPr>
        <w:tabs>
          <w:tab w:val="left" w:pos="567"/>
          <w:tab w:val="left" w:pos="1134"/>
          <w:tab w:val="left" w:pos="1701"/>
          <w:tab w:val="left" w:pos="2268"/>
          <w:tab w:val="right" w:pos="9072"/>
        </w:tabs>
        <w:spacing w:after="200" w:line="276" w:lineRule="auto"/>
        <w:ind w:left="567" w:firstLine="0"/>
        <w:rPr/>
      </w:pPr>
      <w:r w:rsidDel="00000000" w:rsidR="00000000" w:rsidRPr="00000000">
        <w:rPr>
          <w:rtl w:val="0"/>
        </w:rPr>
      </w:r>
    </w:p>
    <w:p w:rsidR="00000000" w:rsidDel="00000000" w:rsidP="00000000" w:rsidRDefault="00000000" w:rsidRPr="00000000" w14:paraId="000000AC">
      <w:pPr>
        <w:tabs>
          <w:tab w:val="left" w:pos="567"/>
          <w:tab w:val="left" w:pos="1134"/>
          <w:tab w:val="left" w:pos="1701"/>
          <w:tab w:val="left" w:pos="2268"/>
          <w:tab w:val="right" w:pos="9072"/>
        </w:tabs>
        <w:spacing w:after="200" w:line="276" w:lineRule="auto"/>
        <w:jc w:val="center"/>
        <w:rPr/>
      </w:pPr>
      <w:r w:rsidDel="00000000" w:rsidR="00000000" w:rsidRPr="00000000">
        <w:rPr/>
        <w:pict>
          <v:shape id="_x0000_i1025" style="width:184.05pt;height:216.95pt" o:ole="" type="#_x0000_t75">
            <v:imagedata r:id="rId1" o:title=""/>
          </v:shape>
          <o:OLEObject DrawAspect="Content" r:id="rId2" ObjectID="_1664260216" ProgID="FXDraw.Graphic" ShapeID="_x0000_i1025" Type="Embed"/>
        </w:pict>
      </w:r>
      <w:r w:rsidDel="00000000" w:rsidR="00000000" w:rsidRPr="00000000">
        <w:rPr>
          <w:rtl w:val="0"/>
        </w:rPr>
      </w:r>
    </w:p>
    <w:p w:rsidR="00000000" w:rsidDel="00000000" w:rsidP="00000000" w:rsidRDefault="00000000" w:rsidRPr="00000000" w14:paraId="000000AD">
      <w:pPr>
        <w:tabs>
          <w:tab w:val="left" w:pos="567"/>
          <w:tab w:val="left" w:pos="1134"/>
          <w:tab w:val="left" w:pos="1701"/>
          <w:tab w:val="left" w:pos="2268"/>
          <w:tab w:val="right" w:pos="9072"/>
        </w:tabs>
        <w:spacing w:after="200" w:line="276" w:lineRule="auto"/>
        <w:jc w:val="center"/>
        <w:rPr/>
      </w:pPr>
      <w:r w:rsidDel="00000000" w:rsidR="00000000" w:rsidRPr="00000000">
        <w:rPr>
          <w:rtl w:val="0"/>
        </w:rPr>
      </w:r>
    </w:p>
    <w:p w:rsidR="00000000" w:rsidDel="00000000" w:rsidP="00000000" w:rsidRDefault="00000000" w:rsidRPr="00000000" w14:paraId="000000AE">
      <w:pPr>
        <w:tabs>
          <w:tab w:val="left" w:pos="567"/>
          <w:tab w:val="left" w:pos="1134"/>
          <w:tab w:val="left" w:pos="1701"/>
          <w:tab w:val="left" w:pos="2268"/>
          <w:tab w:val="right" w:pos="9072"/>
        </w:tabs>
        <w:spacing w:after="200" w:line="276" w:lineRule="auto"/>
        <w:rPr/>
      </w:pPr>
      <w:r w:rsidDel="00000000" w:rsidR="00000000" w:rsidRPr="00000000">
        <w:rPr>
          <w:rtl w:val="0"/>
        </w:rPr>
        <w:tab/>
        <w:t xml:space="preserve">(a)</w:t>
        <w:tab/>
        <w:t xml:space="preserve">Show that AB = BC.</w:t>
        <w:tab/>
      </w:r>
    </w:p>
    <w:p w:rsidR="00000000" w:rsidDel="00000000" w:rsidP="00000000" w:rsidRDefault="00000000" w:rsidRPr="00000000" w14:paraId="000000AF">
      <w:pPr>
        <w:tabs>
          <w:tab w:val="left" w:pos="567"/>
          <w:tab w:val="left" w:pos="1134"/>
          <w:tab w:val="left" w:pos="1701"/>
          <w:tab w:val="left" w:pos="2268"/>
          <w:tab w:val="right" w:pos="9072"/>
        </w:tabs>
        <w:spacing w:after="200" w:line="276" w:lineRule="auto"/>
        <w:rPr/>
      </w:pPr>
      <w:r w:rsidDel="00000000" w:rsidR="00000000" w:rsidRPr="00000000">
        <w:rPr>
          <w:rtl w:val="0"/>
        </w:rPr>
      </w:r>
    </w:p>
    <w:p w:rsidR="00000000" w:rsidDel="00000000" w:rsidP="00000000" w:rsidRDefault="00000000" w:rsidRPr="00000000" w14:paraId="000000B0">
      <w:pPr>
        <w:tabs>
          <w:tab w:val="left" w:pos="567"/>
          <w:tab w:val="left" w:pos="1134"/>
          <w:tab w:val="left" w:pos="1701"/>
          <w:tab w:val="left" w:pos="8505"/>
        </w:tabs>
        <w:rPr>
          <w:color w:val="ff0000"/>
        </w:rPr>
      </w:pPr>
      <w:r w:rsidDel="00000000" w:rsidR="00000000" w:rsidRPr="00000000">
        <w:rPr>
          <w:color w:val="ff0000"/>
          <w:rtl w:val="0"/>
        </w:rPr>
        <w:tab/>
        <w:tab/>
      </w:r>
      <w:r w:rsidDel="00000000" w:rsidR="00000000" w:rsidRPr="00000000">
        <w:rPr>
          <w:color w:val="ff0000"/>
          <w:sz w:val="36.66666666666667"/>
          <w:szCs w:val="36.66666666666667"/>
          <w:vertAlign w:val="subscript"/>
        </w:rPr>
        <w:pict>
          <v:shape id="_x0000_i1026" style="width:150.9pt;height:26pt" o:ole="" type="#_x0000_t75">
            <v:imagedata r:id="rId3" o:title=""/>
          </v:shape>
          <o:OLEObject DrawAspect="Content" r:id="rId4" ObjectID="_1664260217" ProgID="Equation.DSMT4" ShapeID="_x0000_i1026" Type="Embed"/>
        </w:pic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2692400</wp:posOffset>
                </wp:positionH>
                <wp:positionV relativeFrom="paragraph">
                  <wp:posOffset>63500</wp:posOffset>
                </wp:positionV>
                <wp:extent cx="316865" cy="243205"/>
                <wp:effectExtent b="0" l="0" r="0" t="0"/>
                <wp:wrapNone/>
                <wp:docPr id="50" name=""/>
                <a:graphic>
                  <a:graphicData uri="http://schemas.microsoft.com/office/word/2010/wordprocessingShape">
                    <wps:wsp>
                      <wps:cNvSpPr/>
                      <wps:cNvPr id="7" name="Shape 7"/>
                      <wps:spPr>
                        <a:xfrm>
                          <a:off x="5192330" y="3663160"/>
                          <a:ext cx="307340" cy="233680"/>
                        </a:xfrm>
                        <a:prstGeom prst="rect">
                          <a:avLst/>
                        </a:prstGeom>
                        <a:solidFill>
                          <a:srgbClr val="FFFFFF">
                            <a:alpha val="0"/>
                          </a:srgb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2692400</wp:posOffset>
                </wp:positionH>
                <wp:positionV relativeFrom="paragraph">
                  <wp:posOffset>63500</wp:posOffset>
                </wp:positionV>
                <wp:extent cx="316865" cy="243205"/>
                <wp:effectExtent b="0" l="0" r="0" t="0"/>
                <wp:wrapNone/>
                <wp:docPr id="50" name="image85.png"/>
                <a:graphic>
                  <a:graphicData uri="http://schemas.openxmlformats.org/drawingml/2006/picture">
                    <pic:pic>
                      <pic:nvPicPr>
                        <pic:cNvPr id="0" name="image85.png"/>
                        <pic:cNvPicPr preferRelativeResize="0"/>
                      </pic:nvPicPr>
                      <pic:blipFill>
                        <a:blip r:embed="rId95"/>
                        <a:srcRect/>
                        <a:stretch>
                          <a:fillRect/>
                        </a:stretch>
                      </pic:blipFill>
                      <pic:spPr>
                        <a:xfrm>
                          <a:off x="0" y="0"/>
                          <a:ext cx="316865" cy="243205"/>
                        </a:xfrm>
                        <a:prstGeom prst="rect"/>
                        <a:ln/>
                      </pic:spPr>
                    </pic:pic>
                  </a:graphicData>
                </a:graphic>
              </wp:anchor>
            </w:drawing>
          </mc:Fallback>
        </mc:AlternateContent>
      </w:r>
    </w:p>
    <w:p w:rsidR="00000000" w:rsidDel="00000000" w:rsidP="00000000" w:rsidRDefault="00000000" w:rsidRPr="00000000" w14:paraId="000000B1">
      <w:pPr>
        <w:tabs>
          <w:tab w:val="left" w:pos="567"/>
          <w:tab w:val="left" w:pos="1134"/>
          <w:tab w:val="left" w:pos="1701"/>
          <w:tab w:val="left" w:pos="8505"/>
        </w:tabs>
        <w:rPr>
          <w:color w:val="ff0000"/>
        </w:rPr>
      </w:pPr>
      <w:r w:rsidDel="00000000" w:rsidR="00000000" w:rsidRPr="00000000">
        <w:rPr>
          <w:color w:val="ff0000"/>
          <w:rtl w:val="0"/>
        </w:rPr>
        <w:tab/>
        <w:tab/>
      </w:r>
      <w:r w:rsidDel="00000000" w:rsidR="00000000" w:rsidRPr="00000000">
        <w:rPr>
          <w:color w:val="ff0000"/>
          <w:sz w:val="36.66666666666667"/>
          <w:szCs w:val="36.66666666666667"/>
          <w:vertAlign w:val="subscript"/>
        </w:rPr>
        <w:pict>
          <v:shape id="_x0000_i1027" style="width:150.9pt;height:44.15pt" o:ole="" type="#_x0000_t75">
            <v:imagedata r:id="rId5" o:title=""/>
          </v:shape>
          <o:OLEObject DrawAspect="Content" r:id="rId6" ObjectID="_1664260218" ProgID="Equation.DSMT4" ShapeID="_x0000_i1027" Type="Embed"/>
        </w:pic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2717800</wp:posOffset>
                </wp:positionH>
                <wp:positionV relativeFrom="paragraph">
                  <wp:posOffset>63500</wp:posOffset>
                </wp:positionV>
                <wp:extent cx="316865" cy="243205"/>
                <wp:effectExtent b="0" l="0" r="0" t="0"/>
                <wp:wrapNone/>
                <wp:docPr id="49" name=""/>
                <a:graphic>
                  <a:graphicData uri="http://schemas.microsoft.com/office/word/2010/wordprocessingShape">
                    <wps:wsp>
                      <wps:cNvSpPr/>
                      <wps:cNvPr id="6" name="Shape 6"/>
                      <wps:spPr>
                        <a:xfrm>
                          <a:off x="5192330" y="3663160"/>
                          <a:ext cx="307340" cy="233680"/>
                        </a:xfrm>
                        <a:prstGeom prst="rect">
                          <a:avLst/>
                        </a:prstGeom>
                        <a:solidFill>
                          <a:srgbClr val="FFFFFF">
                            <a:alpha val="0"/>
                          </a:srgb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2717800</wp:posOffset>
                </wp:positionH>
                <wp:positionV relativeFrom="paragraph">
                  <wp:posOffset>63500</wp:posOffset>
                </wp:positionV>
                <wp:extent cx="316865" cy="243205"/>
                <wp:effectExtent b="0" l="0" r="0" t="0"/>
                <wp:wrapNone/>
                <wp:docPr id="49" name="image84.png"/>
                <a:graphic>
                  <a:graphicData uri="http://schemas.openxmlformats.org/drawingml/2006/picture">
                    <pic:pic>
                      <pic:nvPicPr>
                        <pic:cNvPr id="0" name="image84.png"/>
                        <pic:cNvPicPr preferRelativeResize="0"/>
                      </pic:nvPicPr>
                      <pic:blipFill>
                        <a:blip r:embed="rId96"/>
                        <a:srcRect/>
                        <a:stretch>
                          <a:fillRect/>
                        </a:stretch>
                      </pic:blipFill>
                      <pic:spPr>
                        <a:xfrm>
                          <a:off x="0" y="0"/>
                          <a:ext cx="316865" cy="243205"/>
                        </a:xfrm>
                        <a:prstGeom prst="rect"/>
                        <a:ln/>
                      </pic:spPr>
                    </pic:pic>
                  </a:graphicData>
                </a:graphic>
              </wp:anchor>
            </w:drawing>
          </mc:Fallback>
        </mc:AlternateContent>
      </w:r>
    </w:p>
    <w:p w:rsidR="00000000" w:rsidDel="00000000" w:rsidP="00000000" w:rsidRDefault="00000000" w:rsidRPr="00000000" w14:paraId="000000B2">
      <w:pPr>
        <w:tabs>
          <w:tab w:val="left" w:pos="567"/>
          <w:tab w:val="left" w:pos="1134"/>
          <w:tab w:val="left" w:pos="1701"/>
          <w:tab w:val="left" w:pos="2268"/>
          <w:tab w:val="right" w:pos="9072"/>
        </w:tabs>
        <w:spacing w:after="200" w:line="276" w:lineRule="auto"/>
        <w:rPr/>
      </w:pPr>
      <w:r w:rsidDel="00000000" w:rsidR="00000000" w:rsidRPr="00000000">
        <w:rPr>
          <w:rtl w:val="0"/>
        </w:rPr>
      </w:r>
    </w:p>
    <w:p w:rsidR="00000000" w:rsidDel="00000000" w:rsidP="00000000" w:rsidRDefault="00000000" w:rsidRPr="00000000" w14:paraId="000000B3">
      <w:pPr>
        <w:tabs>
          <w:tab w:val="left" w:pos="567"/>
          <w:tab w:val="left" w:pos="1134"/>
          <w:tab w:val="left" w:pos="1701"/>
          <w:tab w:val="left" w:pos="2268"/>
          <w:tab w:val="right" w:pos="9072"/>
        </w:tabs>
        <w:spacing w:after="200" w:line="276" w:lineRule="auto"/>
        <w:rPr/>
      </w:pPr>
      <w:r w:rsidDel="00000000" w:rsidR="00000000" w:rsidRPr="00000000">
        <w:rPr>
          <w:rtl w:val="0"/>
        </w:rPr>
        <w:tab/>
        <w:t xml:space="preserve">(b)</w:t>
        <w:tab/>
        <w:t xml:space="preserve">Find the gradient of AC and hence the equation of the diagonal BD.</w:t>
        <w:tab/>
      </w:r>
    </w:p>
    <w:p w:rsidR="00000000" w:rsidDel="00000000" w:rsidP="00000000" w:rsidRDefault="00000000" w:rsidRPr="00000000" w14:paraId="000000B4">
      <w:pPr>
        <w:tabs>
          <w:tab w:val="left" w:pos="567"/>
          <w:tab w:val="left" w:pos="1134"/>
          <w:tab w:val="left" w:pos="1701"/>
          <w:tab w:val="left" w:pos="2268"/>
          <w:tab w:val="right" w:pos="9072"/>
        </w:tabs>
        <w:spacing w:after="200" w:line="276" w:lineRule="auto"/>
        <w:rPr/>
      </w:pPr>
      <w:r w:rsidDel="00000000" w:rsidR="00000000" w:rsidRPr="00000000">
        <w:rPr>
          <w:rtl w:val="0"/>
        </w:rPr>
      </w:r>
    </w:p>
    <w:p w:rsidR="00000000" w:rsidDel="00000000" w:rsidP="00000000" w:rsidRDefault="00000000" w:rsidRPr="00000000" w14:paraId="000000B5">
      <w:pPr>
        <w:tabs>
          <w:tab w:val="left" w:pos="567"/>
          <w:tab w:val="left" w:pos="1134"/>
          <w:tab w:val="left" w:pos="1701"/>
          <w:tab w:val="left" w:pos="8505"/>
        </w:tabs>
        <w:rPr/>
      </w:pPr>
      <w:r w:rsidDel="00000000" w:rsidR="00000000" w:rsidRPr="00000000">
        <w:rPr>
          <w:rtl w:val="0"/>
        </w:rPr>
        <w:tab/>
      </w:r>
      <w:r w:rsidDel="00000000" w:rsidR="00000000" w:rsidRPr="00000000">
        <w:rPr>
          <w:sz w:val="36.66666666666667"/>
          <w:szCs w:val="36.66666666666667"/>
          <w:vertAlign w:val="subscript"/>
        </w:rPr>
        <w:pict>
          <v:shape id="_x0000_i1028" style="width:86.1pt;height:31pt" o:ole="" type="#_x0000_t75">
            <v:imagedata r:id="rId7" o:title=""/>
          </v:shape>
          <o:OLEObject DrawAspect="Content" r:id="rId8" ObjectID="_1664260219" ProgID="Equation.DSMT4" ShapeID="_x0000_i1028" Type="Embed"/>
        </w:pict>
      </w:r>
      <w:r w:rsidDel="00000000" w:rsidR="00000000" w:rsidRPr="00000000">
        <w:rPr>
          <w:rtl w:val="0"/>
        </w:rPr>
      </w:r>
    </w:p>
    <w:p w:rsidR="00000000" w:rsidDel="00000000" w:rsidP="00000000" w:rsidRDefault="00000000" w:rsidRPr="00000000" w14:paraId="000000B6">
      <w:pPr>
        <w:tabs>
          <w:tab w:val="left" w:pos="567"/>
          <w:tab w:val="left" w:pos="1134"/>
          <w:tab w:val="left" w:pos="1701"/>
          <w:tab w:val="left" w:pos="2268"/>
          <w:tab w:val="right" w:pos="9072"/>
        </w:tabs>
        <w:spacing w:after="200" w:line="276" w:lineRule="auto"/>
        <w:rPr/>
      </w:pPr>
      <w:r w:rsidDel="00000000" w:rsidR="00000000" w:rsidRPr="00000000">
        <w:rPr>
          <w:rtl w:val="0"/>
        </w:rPr>
        <w:tab/>
        <w:tab/>
      </w:r>
      <w:r w:rsidDel="00000000" w:rsidR="00000000" w:rsidRPr="00000000">
        <w:rPr>
          <w:sz w:val="36.66666666666667"/>
          <w:szCs w:val="36.66666666666667"/>
          <w:vertAlign w:val="subscript"/>
        </w:rPr>
        <w:pict>
          <v:shape id="_x0000_i1029" style="width:123.65pt;height:74.2pt" o:ole="" type="#_x0000_t75">
            <v:imagedata r:id="rId9" o:title=""/>
          </v:shape>
          <o:OLEObject DrawAspect="Content" r:id="rId10" ObjectID="_1664260220" ProgID="Equation.DSMT4" ShapeID="_x0000_i1029" Type="Embed"/>
        </w:pic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1473200</wp:posOffset>
                </wp:positionH>
                <wp:positionV relativeFrom="paragraph">
                  <wp:posOffset>25400</wp:posOffset>
                </wp:positionV>
                <wp:extent cx="316865" cy="243205"/>
                <wp:effectExtent b="0" l="0" r="0" t="0"/>
                <wp:wrapNone/>
                <wp:docPr id="45" name=""/>
                <a:graphic>
                  <a:graphicData uri="http://schemas.microsoft.com/office/word/2010/wordprocessingShape">
                    <wps:wsp>
                      <wps:cNvSpPr/>
                      <wps:cNvPr id="2" name="Shape 2"/>
                      <wps:spPr>
                        <a:xfrm>
                          <a:off x="5192330" y="3663160"/>
                          <a:ext cx="307340" cy="233680"/>
                        </a:xfrm>
                        <a:prstGeom prst="rect">
                          <a:avLst/>
                        </a:prstGeom>
                        <a:solidFill>
                          <a:srgbClr val="FFFFFF">
                            <a:alpha val="0"/>
                          </a:srgb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1473200</wp:posOffset>
                </wp:positionH>
                <wp:positionV relativeFrom="paragraph">
                  <wp:posOffset>25400</wp:posOffset>
                </wp:positionV>
                <wp:extent cx="316865" cy="243205"/>
                <wp:effectExtent b="0" l="0" r="0" t="0"/>
                <wp:wrapNone/>
                <wp:docPr id="45" name="image71.png"/>
                <a:graphic>
                  <a:graphicData uri="http://schemas.openxmlformats.org/drawingml/2006/picture">
                    <pic:pic>
                      <pic:nvPicPr>
                        <pic:cNvPr id="0" name="image71.png"/>
                        <pic:cNvPicPr preferRelativeResize="0"/>
                      </pic:nvPicPr>
                      <pic:blipFill>
                        <a:blip r:embed="rId97"/>
                        <a:srcRect/>
                        <a:stretch>
                          <a:fillRect/>
                        </a:stretch>
                      </pic:blipFill>
                      <pic:spPr>
                        <a:xfrm>
                          <a:off x="0" y="0"/>
                          <a:ext cx="316865" cy="2432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1435100</wp:posOffset>
                </wp:positionH>
                <wp:positionV relativeFrom="paragraph">
                  <wp:posOffset>711200</wp:posOffset>
                </wp:positionV>
                <wp:extent cx="316865" cy="243205"/>
                <wp:effectExtent b="0" l="0" r="0" t="0"/>
                <wp:wrapNone/>
                <wp:docPr id="46" name=""/>
                <a:graphic>
                  <a:graphicData uri="http://schemas.microsoft.com/office/word/2010/wordprocessingShape">
                    <wps:wsp>
                      <wps:cNvSpPr/>
                      <wps:cNvPr id="3" name="Shape 3"/>
                      <wps:spPr>
                        <a:xfrm>
                          <a:off x="5192330" y="3663160"/>
                          <a:ext cx="307340" cy="233680"/>
                        </a:xfrm>
                        <a:prstGeom prst="rect">
                          <a:avLst/>
                        </a:prstGeom>
                        <a:solidFill>
                          <a:srgbClr val="FFFFFF">
                            <a:alpha val="0"/>
                          </a:srgb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1435100</wp:posOffset>
                </wp:positionH>
                <wp:positionV relativeFrom="paragraph">
                  <wp:posOffset>711200</wp:posOffset>
                </wp:positionV>
                <wp:extent cx="316865" cy="243205"/>
                <wp:effectExtent b="0" l="0" r="0" t="0"/>
                <wp:wrapNone/>
                <wp:docPr id="46" name="image80.png"/>
                <a:graphic>
                  <a:graphicData uri="http://schemas.openxmlformats.org/drawingml/2006/picture">
                    <pic:pic>
                      <pic:nvPicPr>
                        <pic:cNvPr id="0" name="image80.png"/>
                        <pic:cNvPicPr preferRelativeResize="0"/>
                      </pic:nvPicPr>
                      <pic:blipFill>
                        <a:blip r:embed="rId98"/>
                        <a:srcRect/>
                        <a:stretch>
                          <a:fillRect/>
                        </a:stretch>
                      </pic:blipFill>
                      <pic:spPr>
                        <a:xfrm>
                          <a:off x="0" y="0"/>
                          <a:ext cx="316865" cy="243205"/>
                        </a:xfrm>
                        <a:prstGeom prst="rect"/>
                        <a:ln/>
                      </pic:spPr>
                    </pic:pic>
                  </a:graphicData>
                </a:graphic>
              </wp:anchor>
            </w:drawing>
          </mc:Fallback>
        </mc:AlternateContent>
      </w:r>
    </w:p>
    <w:p w:rsidR="00000000" w:rsidDel="00000000" w:rsidP="00000000" w:rsidRDefault="00000000" w:rsidRPr="00000000" w14:paraId="000000B7">
      <w:pPr>
        <w:tabs>
          <w:tab w:val="left" w:pos="567"/>
          <w:tab w:val="left" w:pos="1134"/>
          <w:tab w:val="left" w:pos="1701"/>
          <w:tab w:val="left" w:pos="2268"/>
          <w:tab w:val="right" w:pos="9072"/>
        </w:tabs>
        <w:spacing w:after="200" w:line="276" w:lineRule="auto"/>
        <w:rPr/>
      </w:pPr>
      <w:r w:rsidDel="00000000" w:rsidR="00000000" w:rsidRPr="00000000">
        <w:rPr>
          <w:rtl w:val="0"/>
        </w:rPr>
      </w:r>
    </w:p>
    <w:p w:rsidR="00000000" w:rsidDel="00000000" w:rsidP="00000000" w:rsidRDefault="00000000" w:rsidRPr="00000000" w14:paraId="000000B8">
      <w:pPr>
        <w:tabs>
          <w:tab w:val="left" w:pos="567"/>
          <w:tab w:val="left" w:pos="1134"/>
          <w:tab w:val="left" w:pos="1701"/>
          <w:tab w:val="left" w:pos="2268"/>
          <w:tab w:val="right" w:pos="9072"/>
        </w:tabs>
        <w:spacing w:after="200" w:line="276" w:lineRule="auto"/>
        <w:rPr/>
      </w:pPr>
      <w:r w:rsidDel="00000000" w:rsidR="00000000" w:rsidRPr="00000000">
        <w:rPr>
          <w:rtl w:val="0"/>
        </w:rPr>
      </w:r>
    </w:p>
    <w:p w:rsidR="00000000" w:rsidDel="00000000" w:rsidP="00000000" w:rsidRDefault="00000000" w:rsidRPr="00000000" w14:paraId="000000B9">
      <w:pPr>
        <w:tabs>
          <w:tab w:val="left" w:pos="567"/>
          <w:tab w:val="left" w:pos="1134"/>
          <w:tab w:val="left" w:pos="1701"/>
          <w:tab w:val="left" w:pos="2268"/>
          <w:tab w:val="right" w:pos="9072"/>
        </w:tabs>
        <w:spacing w:after="200" w:line="276" w:lineRule="auto"/>
        <w:rPr/>
      </w:pPr>
      <w:r w:rsidDel="00000000" w:rsidR="00000000" w:rsidRPr="00000000">
        <w:rPr>
          <w:rtl w:val="0"/>
        </w:rPr>
      </w:r>
    </w:p>
    <w:p w:rsidR="00000000" w:rsidDel="00000000" w:rsidP="00000000" w:rsidRDefault="00000000" w:rsidRPr="00000000" w14:paraId="000000BA">
      <w:pPr>
        <w:tabs>
          <w:tab w:val="left" w:pos="567"/>
          <w:tab w:val="left" w:pos="1134"/>
          <w:tab w:val="left" w:pos="1701"/>
          <w:tab w:val="left" w:pos="2268"/>
          <w:tab w:val="right" w:pos="9072"/>
        </w:tabs>
        <w:spacing w:after="200" w:line="276" w:lineRule="auto"/>
        <w:rPr/>
      </w:pPr>
      <w:r w:rsidDel="00000000" w:rsidR="00000000" w:rsidRPr="00000000">
        <w:rPr>
          <w:rtl w:val="0"/>
        </w:rPr>
        <w:t xml:space="preserve">          (c)</w:t>
        <w:tab/>
        <w:t xml:space="preserve">Determine the value of d, the x co-ordinate of point D.</w:t>
        <w:tab/>
      </w:r>
    </w:p>
    <w:p w:rsidR="00000000" w:rsidDel="00000000" w:rsidP="00000000" w:rsidRDefault="00000000" w:rsidRPr="00000000" w14:paraId="000000BB">
      <w:pPr>
        <w:tabs>
          <w:tab w:val="left" w:pos="567"/>
          <w:tab w:val="left" w:pos="1134"/>
          <w:tab w:val="left" w:pos="1701"/>
          <w:tab w:val="left" w:pos="2268"/>
          <w:tab w:val="right" w:pos="9072"/>
        </w:tabs>
        <w:spacing w:after="200" w:line="276" w:lineRule="auto"/>
        <w:rPr/>
      </w:pPr>
      <w:r w:rsidDel="00000000" w:rsidR="00000000" w:rsidRPr="00000000">
        <w:rPr>
          <w:rtl w:val="0"/>
        </w:rPr>
      </w:r>
    </w:p>
    <w:p w:rsidR="00000000" w:rsidDel="00000000" w:rsidP="00000000" w:rsidRDefault="00000000" w:rsidRPr="00000000" w14:paraId="000000BC">
      <w:pPr>
        <w:rPr/>
      </w:pPr>
      <w:r w:rsidDel="00000000" w:rsidR="00000000" w:rsidRPr="00000000">
        <w:rPr>
          <w:color w:val="ff0000"/>
          <w:rtl w:val="0"/>
        </w:rPr>
        <w:t xml:space="preserve">                   </w:t>
      </w:r>
      <w:r w:rsidDel="00000000" w:rsidR="00000000" w:rsidRPr="00000000">
        <w:rPr>
          <w:color w:val="ff0000"/>
          <w:sz w:val="36.66666666666667"/>
          <w:szCs w:val="36.66666666666667"/>
          <w:vertAlign w:val="subscript"/>
        </w:rPr>
        <w:pict>
          <v:shape id="_x0000_i1030" style="width:129.6pt;height:15.65pt" o:ole="" type="#_x0000_t75">
            <v:imagedata r:id="rId11" o:title=""/>
          </v:shape>
          <o:OLEObject DrawAspect="Content" r:id="rId12" ObjectID="_1664260221" ProgID="Equation.DSMT4" ShapeID="_x0000_i1030" Type="Embed"/>
        </w:pict>
      </w:r>
      <w:r w:rsidDel="00000000" w:rsidR="00000000" w:rsidRPr="00000000">
        <w:rPr>
          <w:color w:val="ff0000"/>
          <w:rtl w:val="0"/>
        </w:rPr>
        <w:t xml:space="preserve"> </w:t>
      </w:r>
      <w:sdt>
        <w:sdtPr>
          <w:tag w:val="goog_rdk_2"/>
        </w:sdtPr>
        <w:sdtContent>
          <w:r w:rsidDel="00000000" w:rsidR="00000000" w:rsidRPr="00000000">
            <w:rPr>
              <w:rFonts w:ascii="Arial Unicode MS" w:cs="Arial Unicode MS" w:eastAsia="Arial Unicode MS" w:hAnsi="Arial Unicode MS"/>
              <w:b w:val="1"/>
              <w:color w:val="ff0000"/>
              <w:sz w:val="32"/>
              <w:szCs w:val="32"/>
              <w:rtl w:val="0"/>
            </w:rPr>
            <w:t xml:space="preserve">✓</w:t>
          </w:r>
        </w:sdtContent>
      </w:sdt>
      <w:r w:rsidDel="00000000" w:rsidR="00000000" w:rsidRPr="00000000">
        <w:rPr>
          <w:rtl w:val="0"/>
        </w:rPr>
      </w:r>
    </w:p>
    <w:p w:rsidR="00000000" w:rsidDel="00000000" w:rsidP="00000000" w:rsidRDefault="00000000" w:rsidRPr="00000000" w14:paraId="000000BD">
      <w:pPr>
        <w:tabs>
          <w:tab w:val="left" w:pos="567"/>
          <w:tab w:val="left" w:pos="1134"/>
          <w:tab w:val="left" w:pos="1701"/>
          <w:tab w:val="left" w:pos="2268"/>
          <w:tab w:val="right" w:pos="9072"/>
        </w:tabs>
        <w:spacing w:after="200" w:line="276" w:lineRule="auto"/>
        <w:rPr/>
      </w:pPr>
      <w:r w:rsidDel="00000000" w:rsidR="00000000" w:rsidRPr="00000000">
        <w:rPr>
          <w:rtl w:val="0"/>
        </w:rPr>
      </w:r>
    </w:p>
    <w:p w:rsidR="00000000" w:rsidDel="00000000" w:rsidP="00000000" w:rsidRDefault="00000000" w:rsidRPr="00000000" w14:paraId="000000BE">
      <w:pPr>
        <w:tabs>
          <w:tab w:val="left" w:pos="567"/>
          <w:tab w:val="left" w:pos="1134"/>
          <w:tab w:val="left" w:pos="1701"/>
          <w:tab w:val="left" w:pos="2268"/>
          <w:tab w:val="right" w:pos="9072"/>
        </w:tabs>
        <w:spacing w:after="200" w:line="276" w:lineRule="auto"/>
        <w:rPr/>
      </w:pPr>
      <w:r w:rsidDel="00000000" w:rsidR="00000000" w:rsidRPr="00000000">
        <w:rPr>
          <w:rtl w:val="0"/>
        </w:rPr>
      </w:r>
    </w:p>
    <w:p w:rsidR="00000000" w:rsidDel="00000000" w:rsidP="00000000" w:rsidRDefault="00000000" w:rsidRPr="00000000" w14:paraId="000000BF">
      <w:pPr>
        <w:tabs>
          <w:tab w:val="left" w:pos="567"/>
          <w:tab w:val="left" w:pos="1134"/>
          <w:tab w:val="left" w:pos="1701"/>
          <w:tab w:val="left" w:pos="2268"/>
          <w:tab w:val="right" w:pos="9072"/>
        </w:tabs>
        <w:spacing w:after="200" w:line="276" w:lineRule="auto"/>
        <w:rPr/>
      </w:pPr>
      <w:r w:rsidDel="00000000" w:rsidR="00000000" w:rsidRPr="00000000">
        <w:rPr>
          <w:rtl w:val="0"/>
        </w:rPr>
      </w:r>
    </w:p>
    <w:p w:rsidR="00000000" w:rsidDel="00000000" w:rsidP="00000000" w:rsidRDefault="00000000" w:rsidRPr="00000000" w14:paraId="000000C0">
      <w:pPr>
        <w:tabs>
          <w:tab w:val="left" w:pos="567"/>
          <w:tab w:val="left" w:pos="1134"/>
          <w:tab w:val="left" w:pos="1701"/>
          <w:tab w:val="left" w:pos="2268"/>
          <w:tab w:val="right" w:pos="9072"/>
        </w:tabs>
        <w:spacing w:after="200" w:line="276" w:lineRule="auto"/>
        <w:rPr/>
      </w:pPr>
      <w:r w:rsidDel="00000000" w:rsidR="00000000" w:rsidRPr="00000000">
        <w:rPr>
          <w:rtl w:val="0"/>
        </w:rPr>
      </w:r>
    </w:p>
    <w:p w:rsidR="00000000" w:rsidDel="00000000" w:rsidP="00000000" w:rsidRDefault="00000000" w:rsidRPr="00000000" w14:paraId="000000C1">
      <w:pPr>
        <w:tabs>
          <w:tab w:val="left" w:pos="567"/>
          <w:tab w:val="left" w:pos="1134"/>
          <w:tab w:val="left" w:pos="1701"/>
          <w:tab w:val="left" w:pos="2268"/>
          <w:tab w:val="right" w:pos="9072"/>
        </w:tabs>
        <w:spacing w:after="200" w:line="276" w:lineRule="auto"/>
        <w:rPr/>
      </w:pPr>
      <w:r w:rsidDel="00000000" w:rsidR="00000000" w:rsidRPr="00000000">
        <w:rPr>
          <w:rtl w:val="0"/>
        </w:rPr>
        <w:tab/>
        <w:t xml:space="preserve">(d)</w:t>
        <w:tab/>
        <w:t xml:space="preserve">Find the midpoint of AC and show it belongs to diagonal BD.</w:t>
        <w:tab/>
      </w:r>
    </w:p>
    <w:p w:rsidR="00000000" w:rsidDel="00000000" w:rsidP="00000000" w:rsidRDefault="00000000" w:rsidRPr="00000000" w14:paraId="000000C2">
      <w:pPr>
        <w:tabs>
          <w:tab w:val="left" w:pos="567"/>
          <w:tab w:val="left" w:pos="1134"/>
          <w:tab w:val="left" w:pos="1701"/>
          <w:tab w:val="left" w:pos="2268"/>
          <w:tab w:val="right" w:pos="9072"/>
        </w:tabs>
        <w:spacing w:after="200" w:line="276" w:lineRule="auto"/>
        <w:ind w:firstLine="567"/>
        <w:rPr/>
      </w:pPr>
      <w:r w:rsidDel="00000000" w:rsidR="00000000" w:rsidRPr="00000000">
        <w:rPr>
          <w:rtl w:val="0"/>
        </w:rPr>
      </w:r>
    </w:p>
    <w:p w:rsidR="00000000" w:rsidDel="00000000" w:rsidP="00000000" w:rsidRDefault="00000000" w:rsidRPr="00000000" w14:paraId="000000C3">
      <w:pPr>
        <w:tabs>
          <w:tab w:val="left" w:pos="567"/>
          <w:tab w:val="left" w:pos="1134"/>
          <w:tab w:val="left" w:pos="1701"/>
          <w:tab w:val="left" w:pos="8505"/>
        </w:tabs>
        <w:rPr/>
      </w:pPr>
      <w:r w:rsidDel="00000000" w:rsidR="00000000" w:rsidRPr="00000000">
        <w:rPr>
          <w:rtl w:val="0"/>
        </w:rPr>
        <w:t xml:space="preserve">                    </w:t>
      </w:r>
      <w:r w:rsidDel="00000000" w:rsidR="00000000" w:rsidRPr="00000000">
        <w:rPr>
          <w:sz w:val="36.66666666666667"/>
          <w:szCs w:val="36.66666666666667"/>
          <w:vertAlign w:val="subscript"/>
        </w:rPr>
        <w:pict>
          <v:shape id="_x0000_i1031" style="width:56.35pt;height:20.35pt" o:ole="" type="#_x0000_t75">
            <v:imagedata r:id="rId13" o:title=""/>
          </v:shape>
          <o:OLEObject DrawAspect="Content" r:id="rId14" ObjectID="_1664260222" ProgID="Equation.DSMT4" ShapeID="_x0000_i1031" Type="Embed"/>
        </w:pict>
      </w:r>
      <w:sdt>
        <w:sdtPr>
          <w:tag w:val="goog_rdk_3"/>
        </w:sdtPr>
        <w:sdtContent>
          <w:r w:rsidDel="00000000" w:rsidR="00000000" w:rsidRPr="00000000">
            <w:rPr>
              <w:rFonts w:ascii="Arial Unicode MS" w:cs="Arial Unicode MS" w:eastAsia="Arial Unicode MS" w:hAnsi="Arial Unicode MS"/>
              <w:b w:val="1"/>
              <w:color w:val="ff0000"/>
              <w:sz w:val="32"/>
              <w:szCs w:val="32"/>
              <w:rtl w:val="0"/>
            </w:rPr>
            <w:t xml:space="preserve">✓</w:t>
          </w:r>
        </w:sdtContent>
      </w:sdt>
      <w:r w:rsidDel="00000000" w:rsidR="00000000" w:rsidRPr="00000000">
        <w:rPr>
          <w:rtl w:val="0"/>
        </w:rPr>
      </w:r>
    </w:p>
    <w:p w:rsidR="00000000" w:rsidDel="00000000" w:rsidP="00000000" w:rsidRDefault="00000000" w:rsidRPr="00000000" w14:paraId="000000C4">
      <w:pPr>
        <w:tabs>
          <w:tab w:val="left" w:pos="567"/>
          <w:tab w:val="left" w:pos="1134"/>
          <w:tab w:val="left" w:pos="1701"/>
          <w:tab w:val="left" w:pos="8505"/>
        </w:tabs>
        <w:rPr/>
      </w:pPr>
      <w:r w:rsidDel="00000000" w:rsidR="00000000" w:rsidRPr="00000000">
        <w:rPr>
          <w:rtl w:val="0"/>
        </w:rPr>
      </w:r>
    </w:p>
    <w:p w:rsidR="00000000" w:rsidDel="00000000" w:rsidP="00000000" w:rsidRDefault="00000000" w:rsidRPr="00000000" w14:paraId="000000C5">
      <w:pPr>
        <w:tabs>
          <w:tab w:val="left" w:pos="567"/>
          <w:tab w:val="left" w:pos="1134"/>
          <w:tab w:val="left" w:pos="1701"/>
          <w:tab w:val="left" w:pos="8505"/>
        </w:tabs>
        <w:rPr/>
      </w:pPr>
      <w:r w:rsidDel="00000000" w:rsidR="00000000" w:rsidRPr="00000000">
        <w:rPr>
          <w:rtl w:val="0"/>
        </w:rPr>
        <w:tab/>
        <w:tab/>
      </w:r>
      <w:r w:rsidDel="00000000" w:rsidR="00000000" w:rsidRPr="00000000">
        <w:rPr>
          <w:sz w:val="36.66666666666667"/>
          <w:szCs w:val="36.66666666666667"/>
          <w:vertAlign w:val="subscript"/>
        </w:rPr>
        <w:pict>
          <v:shape id="_x0000_i1032" style="width:155.25pt;height:36pt" o:ole="" type="#_x0000_t75">
            <v:imagedata r:id="rId15" o:title=""/>
          </v:shape>
          <o:OLEObject DrawAspect="Content" r:id="rId16" ObjectID="_1664260223" ProgID="Equation.DSMT4" ShapeID="_x0000_i1032" Type="Embed"/>
        </w:pict>
      </w:r>
      <w:sdt>
        <w:sdtPr>
          <w:tag w:val="goog_rdk_4"/>
        </w:sdtPr>
        <w:sdtContent>
          <w:r w:rsidDel="00000000" w:rsidR="00000000" w:rsidRPr="00000000">
            <w:rPr>
              <w:rFonts w:ascii="Arial Unicode MS" w:cs="Arial Unicode MS" w:eastAsia="Arial Unicode MS" w:hAnsi="Arial Unicode MS"/>
              <w:b w:val="1"/>
              <w:color w:val="ff0000"/>
              <w:sz w:val="32"/>
              <w:szCs w:val="32"/>
              <w:rtl w:val="0"/>
            </w:rPr>
            <w:t xml:space="preserve">✓✓</w:t>
          </w:r>
        </w:sdtContent>
      </w:sdt>
      <w:r w:rsidDel="00000000" w:rsidR="00000000" w:rsidRPr="00000000">
        <w:rPr>
          <w:rtl w:val="0"/>
        </w:rPr>
      </w:r>
    </w:p>
    <w:p w:rsidR="00000000" w:rsidDel="00000000" w:rsidP="00000000" w:rsidRDefault="00000000" w:rsidRPr="00000000" w14:paraId="000000C6">
      <w:pPr>
        <w:tabs>
          <w:tab w:val="left" w:pos="567"/>
          <w:tab w:val="left" w:pos="1134"/>
          <w:tab w:val="left" w:pos="1701"/>
          <w:tab w:val="left" w:pos="2268"/>
          <w:tab w:val="right" w:pos="9072"/>
        </w:tabs>
        <w:spacing w:after="200" w:line="276" w:lineRule="auto"/>
        <w:ind w:firstLine="567"/>
        <w:rPr/>
      </w:pPr>
      <w:r w:rsidDel="00000000" w:rsidR="00000000" w:rsidRPr="00000000">
        <w:rPr>
          <w:rtl w:val="0"/>
        </w:rPr>
      </w:r>
    </w:p>
    <w:p w:rsidR="00000000" w:rsidDel="00000000" w:rsidP="00000000" w:rsidRDefault="00000000" w:rsidRPr="00000000" w14:paraId="000000C7">
      <w:pPr>
        <w:tabs>
          <w:tab w:val="left" w:pos="567"/>
          <w:tab w:val="left" w:pos="1134"/>
          <w:tab w:val="left" w:pos="1701"/>
          <w:tab w:val="left" w:pos="2268"/>
          <w:tab w:val="right" w:pos="9072"/>
        </w:tabs>
        <w:spacing w:after="200" w:line="276" w:lineRule="auto"/>
        <w:ind w:firstLine="567"/>
        <w:rPr/>
      </w:pPr>
      <w:r w:rsidDel="00000000" w:rsidR="00000000" w:rsidRPr="00000000">
        <w:rPr>
          <w:rtl w:val="0"/>
        </w:rPr>
      </w:r>
    </w:p>
    <w:p w:rsidR="00000000" w:rsidDel="00000000" w:rsidP="00000000" w:rsidRDefault="00000000" w:rsidRPr="00000000" w14:paraId="000000C8">
      <w:pPr>
        <w:tabs>
          <w:tab w:val="left" w:pos="567"/>
          <w:tab w:val="left" w:pos="1134"/>
          <w:tab w:val="left" w:pos="1701"/>
          <w:tab w:val="left" w:pos="2268"/>
          <w:tab w:val="right" w:pos="9072"/>
        </w:tabs>
        <w:spacing w:after="200" w:line="276" w:lineRule="auto"/>
        <w:rPr/>
      </w:pPr>
      <w:r w:rsidDel="00000000" w:rsidR="00000000" w:rsidRPr="00000000">
        <w:rPr>
          <w:rtl w:val="0"/>
        </w:rPr>
      </w:r>
    </w:p>
    <w:p w:rsidR="00000000" w:rsidDel="00000000" w:rsidP="00000000" w:rsidRDefault="00000000" w:rsidRPr="00000000" w14:paraId="000000C9">
      <w:pPr>
        <w:tabs>
          <w:tab w:val="left" w:pos="567"/>
          <w:tab w:val="left" w:pos="1134"/>
          <w:tab w:val="left" w:pos="1701"/>
          <w:tab w:val="left" w:pos="2268"/>
          <w:tab w:val="right" w:pos="9072"/>
        </w:tabs>
        <w:spacing w:after="200" w:line="276" w:lineRule="auto"/>
        <w:ind w:firstLine="567"/>
        <w:rPr/>
      </w:pPr>
      <w:r w:rsidDel="00000000" w:rsidR="00000000" w:rsidRPr="00000000">
        <w:rPr>
          <w:rtl w:val="0"/>
        </w:rPr>
      </w:r>
    </w:p>
    <w:p w:rsidR="00000000" w:rsidDel="00000000" w:rsidP="00000000" w:rsidRDefault="00000000" w:rsidRPr="00000000" w14:paraId="000000CA">
      <w:pPr>
        <w:tabs>
          <w:tab w:val="left" w:pos="567"/>
          <w:tab w:val="left" w:pos="1134"/>
          <w:tab w:val="left" w:pos="1701"/>
          <w:tab w:val="left" w:pos="2268"/>
          <w:tab w:val="right" w:pos="9072"/>
        </w:tabs>
        <w:spacing w:after="200" w:line="276" w:lineRule="auto"/>
        <w:ind w:firstLine="567"/>
        <w:rPr/>
      </w:pPr>
      <w:r w:rsidDel="00000000" w:rsidR="00000000" w:rsidRPr="00000000">
        <w:rPr>
          <w:rtl w:val="0"/>
        </w:rPr>
      </w:r>
    </w:p>
    <w:p w:rsidR="00000000" w:rsidDel="00000000" w:rsidP="00000000" w:rsidRDefault="00000000" w:rsidRPr="00000000" w14:paraId="000000CB">
      <w:pPr>
        <w:tabs>
          <w:tab w:val="left" w:pos="567"/>
          <w:tab w:val="left" w:pos="1134"/>
          <w:tab w:val="left" w:pos="1701"/>
          <w:tab w:val="left" w:pos="2268"/>
          <w:tab w:val="right" w:pos="9072"/>
        </w:tabs>
        <w:spacing w:after="200" w:line="276" w:lineRule="auto"/>
        <w:rPr/>
      </w:pPr>
      <w:r w:rsidDel="00000000" w:rsidR="00000000" w:rsidRPr="00000000">
        <w:rPr>
          <w:rtl w:val="0"/>
        </w:rPr>
        <w:tab/>
        <w:t xml:space="preserve">(e)</w:t>
        <w:tab/>
        <w:t xml:space="preserve">Show how the midpoint of AC could have been used to determine the </w:t>
      </w:r>
    </w:p>
    <w:p w:rsidR="00000000" w:rsidDel="00000000" w:rsidP="00000000" w:rsidRDefault="00000000" w:rsidRPr="00000000" w14:paraId="000000CC">
      <w:pPr>
        <w:tabs>
          <w:tab w:val="left" w:pos="567"/>
          <w:tab w:val="left" w:pos="1134"/>
          <w:tab w:val="left" w:pos="1701"/>
          <w:tab w:val="left" w:pos="2268"/>
          <w:tab w:val="right" w:pos="9072"/>
        </w:tabs>
        <w:spacing w:after="200" w:line="276" w:lineRule="auto"/>
        <w:rPr/>
      </w:pPr>
      <w:r w:rsidDel="00000000" w:rsidR="00000000" w:rsidRPr="00000000">
        <w:rPr>
          <w:rtl w:val="0"/>
        </w:rPr>
        <w:tab/>
        <w:tab/>
        <w:t xml:space="preserve">value of </w:t>
      </w:r>
      <w:r w:rsidDel="00000000" w:rsidR="00000000" w:rsidRPr="00000000">
        <w:rPr>
          <w:sz w:val="36.66666666666667"/>
          <w:szCs w:val="36.66666666666667"/>
          <w:vertAlign w:val="subscript"/>
        </w:rPr>
        <w:pict>
          <v:shape id="_x0000_i1033" style="width:10pt;height:10.95pt" o:ole="" type="#_x0000_t75">
            <v:imagedata r:id="rId17" o:title=""/>
          </v:shape>
          <o:OLEObject DrawAspect="Content" r:id="rId18" ObjectID="_1664260224" ProgID="Equation.DSMT4" ShapeID="_x0000_i1033" Type="Embed"/>
        </w:pict>
      </w:r>
      <w:r w:rsidDel="00000000" w:rsidR="00000000" w:rsidRPr="00000000">
        <w:rPr>
          <w:rtl w:val="0"/>
        </w:rPr>
        <w:tab/>
        <w:tab/>
      </w:r>
    </w:p>
    <w:p w:rsidR="00000000" w:rsidDel="00000000" w:rsidP="00000000" w:rsidRDefault="00000000" w:rsidRPr="00000000" w14:paraId="000000CD">
      <w:pPr>
        <w:tabs>
          <w:tab w:val="right" w:pos="9356"/>
        </w:tabs>
        <w:rPr>
          <w:b w:val="1"/>
        </w:rPr>
      </w:pPr>
      <w:r w:rsidDel="00000000" w:rsidR="00000000" w:rsidRPr="00000000">
        <w:rPr>
          <w:rtl w:val="0"/>
        </w:rPr>
      </w:r>
    </w:p>
    <w:p w:rsidR="00000000" w:rsidDel="00000000" w:rsidP="00000000" w:rsidRDefault="00000000" w:rsidRPr="00000000" w14:paraId="000000CE">
      <w:pPr>
        <w:tabs>
          <w:tab w:val="left" w:pos="567"/>
          <w:tab w:val="left" w:pos="1134"/>
          <w:tab w:val="left" w:pos="1701"/>
          <w:tab w:val="left" w:pos="8505"/>
        </w:tabs>
        <w:rPr/>
      </w:pPr>
      <w:r w:rsidDel="00000000" w:rsidR="00000000" w:rsidRPr="00000000">
        <w:rPr>
          <w:rtl w:val="0"/>
        </w:rPr>
        <w:t xml:space="preserve">                     </w:t>
      </w:r>
      <w:r w:rsidDel="00000000" w:rsidR="00000000" w:rsidRPr="00000000">
        <w:rPr>
          <w:sz w:val="36.66666666666667"/>
          <w:szCs w:val="36.66666666666667"/>
          <w:vertAlign w:val="subscript"/>
        </w:rPr>
        <w:pict>
          <v:shape id="_x0000_i1034" style="width:101.1pt;height:20.35pt" o:ole="" type="#_x0000_t75">
            <v:imagedata r:id="rId19" o:title=""/>
          </v:shape>
          <o:OLEObject DrawAspect="Content" r:id="rId20" ObjectID="_1664260225" ProgID="Equation.DSMT4" ShapeID="_x0000_i1034" Type="Embed"/>
        </w:pict>
      </w:r>
      <w:r w:rsidDel="00000000" w:rsidR="00000000" w:rsidRPr="00000000">
        <w:rPr>
          <w:rtl w:val="0"/>
        </w:rPr>
      </w:r>
    </w:p>
    <w:p w:rsidR="00000000" w:rsidDel="00000000" w:rsidP="00000000" w:rsidRDefault="00000000" w:rsidRPr="00000000" w14:paraId="000000CF">
      <w:pPr>
        <w:tabs>
          <w:tab w:val="right" w:pos="9356"/>
        </w:tabs>
        <w:rPr>
          <w:b w:val="1"/>
        </w:rPr>
      </w:pPr>
      <w:r w:rsidDel="00000000" w:rsidR="00000000" w:rsidRPr="00000000">
        <w:rPr>
          <w:rtl w:val="0"/>
        </w:rPr>
        <w:t xml:space="preserve">                    </w:t>
      </w:r>
      <w:r w:rsidDel="00000000" w:rsidR="00000000" w:rsidRPr="00000000">
        <w:rPr>
          <w:sz w:val="36.66666666666667"/>
          <w:szCs w:val="36.66666666666667"/>
          <w:vertAlign w:val="subscript"/>
        </w:rPr>
        <w:pict>
          <v:shape id="_x0000_i1035" style="width:132.1pt;height:105.8pt" o:ole="" type="#_x0000_t75">
            <v:imagedata r:id="rId21" o:title=""/>
          </v:shape>
          <o:OLEObject DrawAspect="Content" r:id="rId22" ObjectID="_1664260226" ProgID="Equation.DSMT4" ShapeID="_x0000_i1035" Type="Embed"/>
        </w:pic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1397000</wp:posOffset>
                </wp:positionH>
                <wp:positionV relativeFrom="paragraph">
                  <wp:posOffset>444500</wp:posOffset>
                </wp:positionV>
                <wp:extent cx="316865" cy="243205"/>
                <wp:effectExtent b="0" l="0" r="0" t="0"/>
                <wp:wrapNone/>
                <wp:docPr id="47" name=""/>
                <a:graphic>
                  <a:graphicData uri="http://schemas.microsoft.com/office/word/2010/wordprocessingShape">
                    <wps:wsp>
                      <wps:cNvSpPr/>
                      <wps:cNvPr id="4" name="Shape 4"/>
                      <wps:spPr>
                        <a:xfrm>
                          <a:off x="5192330" y="3663160"/>
                          <a:ext cx="307340" cy="233680"/>
                        </a:xfrm>
                        <a:prstGeom prst="rect">
                          <a:avLst/>
                        </a:prstGeom>
                        <a:solidFill>
                          <a:srgbClr val="FFFFFF">
                            <a:alpha val="0"/>
                          </a:srgb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1397000</wp:posOffset>
                </wp:positionH>
                <wp:positionV relativeFrom="paragraph">
                  <wp:posOffset>444500</wp:posOffset>
                </wp:positionV>
                <wp:extent cx="316865" cy="243205"/>
                <wp:effectExtent b="0" l="0" r="0" t="0"/>
                <wp:wrapNone/>
                <wp:docPr id="47" name="image81.png"/>
                <a:graphic>
                  <a:graphicData uri="http://schemas.openxmlformats.org/drawingml/2006/picture">
                    <pic:pic>
                      <pic:nvPicPr>
                        <pic:cNvPr id="0" name="image81.png"/>
                        <pic:cNvPicPr preferRelativeResize="0"/>
                      </pic:nvPicPr>
                      <pic:blipFill>
                        <a:blip r:embed="rId99"/>
                        <a:srcRect/>
                        <a:stretch>
                          <a:fillRect/>
                        </a:stretch>
                      </pic:blipFill>
                      <pic:spPr>
                        <a:xfrm>
                          <a:off x="0" y="0"/>
                          <a:ext cx="316865" cy="2432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2451100</wp:posOffset>
                </wp:positionH>
                <wp:positionV relativeFrom="paragraph">
                  <wp:posOffset>1117600</wp:posOffset>
                </wp:positionV>
                <wp:extent cx="316865" cy="243205"/>
                <wp:effectExtent b="0" l="0" r="0" t="0"/>
                <wp:wrapNone/>
                <wp:docPr id="52" name=""/>
                <a:graphic>
                  <a:graphicData uri="http://schemas.microsoft.com/office/word/2010/wordprocessingShape">
                    <wps:wsp>
                      <wps:cNvSpPr/>
                      <wps:cNvPr id="9" name="Shape 9"/>
                      <wps:spPr>
                        <a:xfrm>
                          <a:off x="5192330" y="3663160"/>
                          <a:ext cx="307340" cy="233680"/>
                        </a:xfrm>
                        <a:prstGeom prst="rect">
                          <a:avLst/>
                        </a:prstGeom>
                        <a:solidFill>
                          <a:srgbClr val="FFFFFF">
                            <a:alpha val="0"/>
                          </a:srgb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2451100</wp:posOffset>
                </wp:positionH>
                <wp:positionV relativeFrom="paragraph">
                  <wp:posOffset>1117600</wp:posOffset>
                </wp:positionV>
                <wp:extent cx="316865" cy="243205"/>
                <wp:effectExtent b="0" l="0" r="0" t="0"/>
                <wp:wrapNone/>
                <wp:docPr id="52" name="image87.png"/>
                <a:graphic>
                  <a:graphicData uri="http://schemas.openxmlformats.org/drawingml/2006/picture">
                    <pic:pic>
                      <pic:nvPicPr>
                        <pic:cNvPr id="0" name="image87.png"/>
                        <pic:cNvPicPr preferRelativeResize="0"/>
                      </pic:nvPicPr>
                      <pic:blipFill>
                        <a:blip r:embed="rId100"/>
                        <a:srcRect/>
                        <a:stretch>
                          <a:fillRect/>
                        </a:stretch>
                      </pic:blipFill>
                      <pic:spPr>
                        <a:xfrm>
                          <a:off x="0" y="0"/>
                          <a:ext cx="316865" cy="243205"/>
                        </a:xfrm>
                        <a:prstGeom prst="rect"/>
                        <a:ln/>
                      </pic:spPr>
                    </pic:pic>
                  </a:graphicData>
                </a:graphic>
              </wp:anchor>
            </w:drawing>
          </mc:Fallback>
        </mc:AlternateContent>
      </w:r>
    </w:p>
    <w:p w:rsidR="00000000" w:rsidDel="00000000" w:rsidP="00000000" w:rsidRDefault="00000000" w:rsidRPr="00000000" w14:paraId="000000D0">
      <w:pPr>
        <w:tabs>
          <w:tab w:val="right" w:pos="9356"/>
        </w:tabs>
        <w:rPr>
          <w:b w:val="1"/>
        </w:rPr>
      </w:pPr>
      <w:r w:rsidDel="00000000" w:rsidR="00000000" w:rsidRPr="00000000">
        <w:rPr>
          <w:rtl w:val="0"/>
        </w:rPr>
      </w:r>
    </w:p>
    <w:p w:rsidR="00000000" w:rsidDel="00000000" w:rsidP="00000000" w:rsidRDefault="00000000" w:rsidRPr="00000000" w14:paraId="000000D1">
      <w:pPr>
        <w:tabs>
          <w:tab w:val="right" w:pos="9356"/>
        </w:tabs>
        <w:rPr>
          <w:b w:val="1"/>
        </w:rPr>
      </w:pPr>
      <w:r w:rsidDel="00000000" w:rsidR="00000000" w:rsidRPr="00000000">
        <w:rPr>
          <w:rtl w:val="0"/>
        </w:rPr>
      </w:r>
    </w:p>
    <w:p w:rsidR="00000000" w:rsidDel="00000000" w:rsidP="00000000" w:rsidRDefault="00000000" w:rsidRPr="00000000" w14:paraId="000000D2">
      <w:pPr>
        <w:tabs>
          <w:tab w:val="right" w:pos="9356"/>
        </w:tabs>
        <w:rPr>
          <w:b w:val="1"/>
        </w:rPr>
      </w:pPr>
      <w:r w:rsidDel="00000000" w:rsidR="00000000" w:rsidRPr="00000000">
        <w:rPr>
          <w:rtl w:val="0"/>
        </w:rPr>
      </w:r>
    </w:p>
    <w:p w:rsidR="00000000" w:rsidDel="00000000" w:rsidP="00000000" w:rsidRDefault="00000000" w:rsidRPr="00000000" w14:paraId="000000D3">
      <w:pPr>
        <w:ind w:left="720" w:hanging="720"/>
        <w:rPr>
          <w:b w:val="1"/>
        </w:rPr>
      </w:pPr>
      <w:r w:rsidDel="00000000" w:rsidR="00000000" w:rsidRPr="00000000">
        <w:br w:type="page"/>
      </w:r>
      <w:r w:rsidDel="00000000" w:rsidR="00000000" w:rsidRPr="00000000">
        <w:rPr>
          <w:rtl w:val="0"/>
        </w:rPr>
      </w:r>
    </w:p>
    <w:p w:rsidR="00000000" w:rsidDel="00000000" w:rsidP="00000000" w:rsidRDefault="00000000" w:rsidRPr="00000000" w14:paraId="000000D4">
      <w:pPr>
        <w:tabs>
          <w:tab w:val="right" w:pos="9356"/>
        </w:tabs>
        <w:rPr>
          <w:b w:val="1"/>
        </w:rPr>
      </w:pPr>
      <w:r w:rsidDel="00000000" w:rsidR="00000000" w:rsidRPr="00000000">
        <w:rPr>
          <w:b w:val="1"/>
          <w:rtl w:val="0"/>
        </w:rPr>
        <w:t xml:space="preserve">Question 12 {1.1.26}</w:t>
        <w:tab/>
        <w:t xml:space="preserve"> (4 marks)</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Give the equation of the image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y=</m:t>
        </m:r>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sup>
        </m:sSup>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after the following transformation:</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Translate 3 units horizontally left followed by reflection in the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x</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-axis.</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tbl>
      <w:tblPr>
        <w:tblStyle w:val="Table3"/>
        <w:tblW w:w="8220.0" w:type="dxa"/>
        <w:jc w:val="left"/>
        <w:tblInd w:w="10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20"/>
        <w:tblGridChange w:id="0">
          <w:tblGrid>
            <w:gridCol w:w="8220"/>
          </w:tblGrid>
        </w:tblGridChange>
      </w:tblGrid>
      <w:tr>
        <w:trPr>
          <w:cantSplit w:val="0"/>
          <w:tblHeader w:val="0"/>
        </w:trPr>
        <w:tc>
          <w:tcPr/>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center"/>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Fonts w:ascii="Arial" w:cs="Arial" w:eastAsia="Arial" w:hAnsi="Arial"/>
                <w:b w:val="1"/>
                <w:i w:val="0"/>
                <w:smallCaps w:val="0"/>
                <w:strike w:val="0"/>
                <w:color w:val="ff0000"/>
                <w:sz w:val="22"/>
                <w:szCs w:val="22"/>
                <w:u w:val="none"/>
                <w:shd w:fill="auto" w:val="clear"/>
                <w:vertAlign w:val="baseline"/>
                <w:rtl w:val="0"/>
              </w:rPr>
              <w:t xml:space="preserve">Solution</w:t>
            </w:r>
          </w:p>
        </w:tc>
      </w:tr>
      <w:tr>
        <w:trPr>
          <w:cantSplit w:val="0"/>
          <w:tblHeader w:val="0"/>
        </w:trPr>
        <w:tc>
          <w:tcPr/>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C">
            <w:pPr>
              <w:jc w:val="center"/>
              <w:rPr>
                <w:rFonts w:ascii="Cambria Math" w:cs="Cambria Math" w:eastAsia="Cambria Math" w:hAnsi="Cambria Math"/>
                <w:b w:val="0"/>
                <w:i w:val="0"/>
                <w:smallCaps w:val="0"/>
                <w:strike w:val="0"/>
                <w:color w:val="ff0000"/>
                <w:sz w:val="22"/>
                <w:szCs w:val="22"/>
                <w:u w:val="none"/>
                <w:shd w:fill="auto" w:val="clear"/>
                <w:vertAlign w:val="baseline"/>
              </w:rPr>
            </w:pPr>
            <m:oMath>
              <m:r>
                <w:rPr>
                  <w:rFonts w:ascii="Cambria Math" w:cs="Cambria Math" w:eastAsia="Cambria Math" w:hAnsi="Cambria Math"/>
                  <w:b w:val="0"/>
                  <w:i w:val="0"/>
                  <w:smallCaps w:val="0"/>
                  <w:strike w:val="0"/>
                  <w:color w:val="ff0000"/>
                  <w:sz w:val="22"/>
                  <w:szCs w:val="22"/>
                  <w:u w:val="none"/>
                  <w:shd w:fill="auto" w:val="clear"/>
                  <w:vertAlign w:val="baseline"/>
                </w:rPr>
                <m:t xml:space="preserve">y=-</m:t>
              </m:r>
              <m:sSup>
                <m:sSupPr>
                  <m:ctrlPr>
                    <w:rPr>
                      <w:rFonts w:ascii="Cambria Math" w:cs="Cambria Math" w:eastAsia="Cambria Math" w:hAnsi="Cambria Math"/>
                      <w:b w:val="0"/>
                      <w:i w:val="0"/>
                      <w:smallCaps w:val="0"/>
                      <w:strike w:val="0"/>
                      <w:color w:val="ff0000"/>
                      <w:sz w:val="22"/>
                      <w:szCs w:val="22"/>
                      <w:u w:val="none"/>
                      <w:shd w:fill="auto" w:val="clear"/>
                      <w:vertAlign w:val="baseline"/>
                    </w:rPr>
                  </m:ctrlPr>
                </m:sSupPr>
                <m:e>
                  <m:d>
                    <m:dPr>
                      <m:begChr m:val="("/>
                      <m:endChr m:val=")"/>
                      <m:ctrlPr>
                        <w:rPr>
                          <w:rFonts w:ascii="Cambria Math" w:cs="Cambria Math" w:eastAsia="Cambria Math" w:hAnsi="Cambria Math"/>
                          <w:b w:val="0"/>
                          <w:i w:val="0"/>
                          <w:smallCaps w:val="0"/>
                          <w:strike w:val="0"/>
                          <w:color w:val="ff0000"/>
                          <w:sz w:val="22"/>
                          <w:szCs w:val="22"/>
                          <w:u w:val="none"/>
                          <w:shd w:fill="auto" w:val="clear"/>
                          <w:vertAlign w:val="baseline"/>
                        </w:rPr>
                      </m:ctrlPr>
                    </m:dPr>
                    <m:e>
                      <m:r>
                        <w:rPr>
                          <w:rFonts w:ascii="Cambria Math" w:cs="Cambria Math" w:eastAsia="Cambria Math" w:hAnsi="Cambria Math"/>
                          <w:b w:val="0"/>
                          <w:i w:val="0"/>
                          <w:smallCaps w:val="0"/>
                          <w:strike w:val="0"/>
                          <w:color w:val="ff0000"/>
                          <w:sz w:val="22"/>
                          <w:szCs w:val="22"/>
                          <w:u w:val="none"/>
                          <w:shd w:fill="auto" w:val="clear"/>
                          <w:vertAlign w:val="baseline"/>
                        </w:rPr>
                        <m:t xml:space="preserve">x+3</m:t>
                      </m:r>
                    </m:e>
                  </m:d>
                </m:e>
                <m:sup>
                  <m:r>
                    <w:rPr>
                      <w:rFonts w:ascii="Cambria Math" w:cs="Cambria Math" w:eastAsia="Cambria Math" w:hAnsi="Cambria Math"/>
                      <w:b w:val="0"/>
                      <w:i w:val="0"/>
                      <w:smallCaps w:val="0"/>
                      <w:strike w:val="0"/>
                      <w:color w:val="ff0000"/>
                      <w:sz w:val="22"/>
                      <w:szCs w:val="22"/>
                      <w:u w:val="none"/>
                      <w:shd w:fill="auto" w:val="clear"/>
                      <w:vertAlign w:val="baseline"/>
                    </w:rPr>
                    <m:t xml:space="preserve">2</m:t>
                  </m:r>
                </m:sup>
              </m:sSup>
            </m:oMath>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center"/>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Fonts w:ascii="Arial" w:cs="Arial" w:eastAsia="Arial" w:hAnsi="Arial"/>
                <w:b w:val="1"/>
                <w:i w:val="0"/>
                <w:smallCaps w:val="0"/>
                <w:strike w:val="0"/>
                <w:color w:val="ff0000"/>
                <w:sz w:val="22"/>
                <w:szCs w:val="22"/>
                <w:u w:val="none"/>
                <w:shd w:fill="auto" w:val="clear"/>
                <w:vertAlign w:val="baseline"/>
                <w:rtl w:val="0"/>
              </w:rPr>
              <w:t xml:space="preserve">Specific behaviours</w:t>
            </w:r>
          </w:p>
        </w:tc>
      </w:tr>
      <w:tr>
        <w:trPr>
          <w:cantSplit w:val="0"/>
          <w:tblHeader w:val="0"/>
        </w:trPr>
        <w:tc>
          <w:tcPr/>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ff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+ 3</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ff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Applies negative to the whole function</w:t>
            </w:r>
          </w:p>
        </w:tc>
      </w:tr>
    </w:tbl>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Give the equation of the image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y=</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1</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x</m:t>
            </m:r>
          </m:den>
        </m:f>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after the following transformation:</w:t>
      </w:r>
    </w:p>
    <w:p w:rsidR="00000000" w:rsidDel="00000000" w:rsidP="00000000" w:rsidRDefault="00000000" w:rsidRPr="00000000" w14:paraId="000000E6">
      <w:pPr>
        <w:ind w:firstLine="720"/>
        <w:rPr/>
      </w:pPr>
      <w:r w:rsidDel="00000000" w:rsidR="00000000" w:rsidRPr="00000000">
        <w:rPr>
          <w:rtl w:val="0"/>
        </w:rPr>
        <w:t xml:space="preserve">Translate vertically up 2 units then reflect in the </w:t>
      </w:r>
      <m:oMath>
        <m:r>
          <w:rPr>
            <w:rFonts w:ascii="Cambria Math" w:cs="Cambria Math" w:eastAsia="Cambria Math" w:hAnsi="Cambria Math"/>
          </w:rPr>
          <m:t xml:space="preserve">y</m:t>
        </m:r>
      </m:oMath>
      <w:r w:rsidDel="00000000" w:rsidR="00000000" w:rsidRPr="00000000">
        <w:rPr>
          <w:rtl w:val="0"/>
        </w:rPr>
        <w:t xml:space="preserve">-axis.</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8">
      <w:pPr>
        <w:rPr>
          <w:b w:val="1"/>
        </w:rPr>
      </w:pPr>
      <w:r w:rsidDel="00000000" w:rsidR="00000000" w:rsidRPr="00000000">
        <w:rPr>
          <w:b w:val="1"/>
          <w:rtl w:val="0"/>
        </w:rPr>
        <w:t xml:space="preserve">  </w:t>
      </w:r>
    </w:p>
    <w:p w:rsidR="00000000" w:rsidDel="00000000" w:rsidP="00000000" w:rsidRDefault="00000000" w:rsidRPr="00000000" w14:paraId="000000E9">
      <w:pPr>
        <w:rPr>
          <w:b w:val="1"/>
        </w:rPr>
      </w:pPr>
      <w:r w:rsidDel="00000000" w:rsidR="00000000" w:rsidRPr="00000000">
        <w:rPr>
          <w:rtl w:val="0"/>
        </w:rPr>
      </w:r>
    </w:p>
    <w:tbl>
      <w:tblPr>
        <w:tblStyle w:val="Table4"/>
        <w:tblW w:w="8220.0" w:type="dxa"/>
        <w:jc w:val="left"/>
        <w:tblInd w:w="10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20"/>
        <w:tblGridChange w:id="0">
          <w:tblGrid>
            <w:gridCol w:w="8220"/>
          </w:tblGrid>
        </w:tblGridChange>
      </w:tblGrid>
      <w:tr>
        <w:trPr>
          <w:cantSplit w:val="0"/>
          <w:tblHeader w:val="0"/>
        </w:trPr>
        <w:tc>
          <w:tcPr/>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center"/>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Fonts w:ascii="Arial" w:cs="Arial" w:eastAsia="Arial" w:hAnsi="Arial"/>
                <w:b w:val="1"/>
                <w:i w:val="0"/>
                <w:smallCaps w:val="0"/>
                <w:strike w:val="0"/>
                <w:color w:val="ff0000"/>
                <w:sz w:val="22"/>
                <w:szCs w:val="22"/>
                <w:u w:val="none"/>
                <w:shd w:fill="auto" w:val="clear"/>
                <w:vertAlign w:val="baseline"/>
                <w:rtl w:val="0"/>
              </w:rPr>
              <w:t xml:space="preserve">Solution</w:t>
            </w:r>
          </w:p>
        </w:tc>
      </w:tr>
      <w:tr>
        <w:trPr>
          <w:cantSplit w:val="0"/>
          <w:tblHeader w:val="0"/>
        </w:trPr>
        <w:tc>
          <w:tcPr/>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C">
            <w:pPr>
              <w:jc w:val="center"/>
              <w:rPr>
                <w:rFonts w:ascii="Cambria Math" w:cs="Cambria Math" w:eastAsia="Cambria Math" w:hAnsi="Cambria Math"/>
                <w:b w:val="0"/>
                <w:i w:val="0"/>
                <w:smallCaps w:val="0"/>
                <w:strike w:val="0"/>
                <w:color w:val="ff0000"/>
                <w:sz w:val="22"/>
                <w:szCs w:val="22"/>
                <w:u w:val="none"/>
                <w:shd w:fill="auto" w:val="clear"/>
                <w:vertAlign w:val="baseline"/>
              </w:rPr>
            </w:pPr>
            <m:oMath>
              <m:r>
                <w:rPr>
                  <w:rFonts w:ascii="Cambria Math" w:cs="Cambria Math" w:eastAsia="Cambria Math" w:hAnsi="Cambria Math"/>
                  <w:b w:val="0"/>
                  <w:i w:val="0"/>
                  <w:smallCaps w:val="0"/>
                  <w:strike w:val="0"/>
                  <w:color w:val="ff0000"/>
                  <w:sz w:val="22"/>
                  <w:szCs w:val="22"/>
                  <w:u w:val="none"/>
                  <w:shd w:fill="auto" w:val="clear"/>
                  <w:vertAlign w:val="baseline"/>
                </w:rPr>
                <m:t xml:space="preserve">y= -</m:t>
              </m:r>
              <m:f>
                <m:fPr>
                  <m:ctrlPr>
                    <w:rPr>
                      <w:rFonts w:ascii="Cambria Math" w:cs="Cambria Math" w:eastAsia="Cambria Math" w:hAnsi="Cambria Math"/>
                      <w:b w:val="0"/>
                      <w:i w:val="0"/>
                      <w:smallCaps w:val="0"/>
                      <w:strike w:val="0"/>
                      <w:color w:val="ff0000"/>
                      <w:sz w:val="22"/>
                      <w:szCs w:val="22"/>
                      <w:u w:val="none"/>
                      <w:shd w:fill="auto" w:val="clear"/>
                      <w:vertAlign w:val="baseline"/>
                    </w:rPr>
                  </m:ctrlPr>
                </m:fPr>
                <m:num>
                  <m:r>
                    <w:rPr>
                      <w:rFonts w:ascii="Cambria Math" w:cs="Cambria Math" w:eastAsia="Cambria Math" w:hAnsi="Cambria Math"/>
                      <w:b w:val="0"/>
                      <w:i w:val="0"/>
                      <w:smallCaps w:val="0"/>
                      <w:strike w:val="0"/>
                      <w:color w:val="ff0000"/>
                      <w:sz w:val="22"/>
                      <w:szCs w:val="22"/>
                      <w:u w:val="none"/>
                      <w:shd w:fill="auto" w:val="clear"/>
                      <w:vertAlign w:val="baseline"/>
                    </w:rPr>
                    <m:t xml:space="preserve">1</m:t>
                  </m:r>
                </m:num>
                <m:den>
                  <m:r>
                    <w:rPr>
                      <w:rFonts w:ascii="Cambria Math" w:cs="Cambria Math" w:eastAsia="Cambria Math" w:hAnsi="Cambria Math"/>
                      <w:b w:val="0"/>
                      <w:i w:val="0"/>
                      <w:smallCaps w:val="0"/>
                      <w:strike w:val="0"/>
                      <w:color w:val="ff0000"/>
                      <w:sz w:val="22"/>
                      <w:szCs w:val="22"/>
                      <w:u w:val="none"/>
                      <w:shd w:fill="auto" w:val="clear"/>
                      <w:vertAlign w:val="baseline"/>
                    </w:rPr>
                    <m:t xml:space="preserve">x</m:t>
                  </m:r>
                </m:den>
              </m:f>
              <m:r>
                <w:rPr>
                  <w:rFonts w:ascii="Cambria Math" w:cs="Cambria Math" w:eastAsia="Cambria Math" w:hAnsi="Cambria Math"/>
                  <w:b w:val="0"/>
                  <w:i w:val="0"/>
                  <w:smallCaps w:val="0"/>
                  <w:strike w:val="0"/>
                  <w:color w:val="ff0000"/>
                  <w:sz w:val="22"/>
                  <w:szCs w:val="22"/>
                  <w:u w:val="none"/>
                  <w:shd w:fill="auto" w:val="clear"/>
                  <w:vertAlign w:val="baseline"/>
                </w:rPr>
                <m:t xml:space="preserve">+2</m:t>
              </m:r>
            </m:oMath>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center"/>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Fonts w:ascii="Arial" w:cs="Arial" w:eastAsia="Arial" w:hAnsi="Arial"/>
                <w:b w:val="1"/>
                <w:i w:val="0"/>
                <w:smallCaps w:val="0"/>
                <w:strike w:val="0"/>
                <w:color w:val="ff0000"/>
                <w:sz w:val="22"/>
                <w:szCs w:val="22"/>
                <w:u w:val="none"/>
                <w:shd w:fill="auto" w:val="clear"/>
                <w:vertAlign w:val="baseline"/>
                <w:rtl w:val="0"/>
              </w:rPr>
              <w:t xml:space="preserve">Specific behaviours</w:t>
            </w:r>
          </w:p>
        </w:tc>
      </w:tr>
      <w:tr>
        <w:trPr>
          <w:cantSplit w:val="0"/>
          <w:tblHeader w:val="0"/>
        </w:trPr>
        <w:tc>
          <w:tcPr/>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ff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+ 2</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ff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Applies negative to the </w:t>
            </w:r>
            <m:oMath>
              <m:r>
                <w:rPr>
                  <w:rFonts w:ascii="Cambria Math" w:cs="Cambria Math" w:eastAsia="Cambria Math" w:hAnsi="Cambria Math"/>
                  <w:b w:val="0"/>
                  <w:i w:val="0"/>
                  <w:smallCaps w:val="0"/>
                  <w:strike w:val="0"/>
                  <w:color w:val="ff0000"/>
                  <w:sz w:val="22"/>
                  <w:szCs w:val="22"/>
                  <w:u w:val="none"/>
                  <w:shd w:fill="auto" w:val="clear"/>
                  <w:vertAlign w:val="baseline"/>
                </w:rPr>
                <m:t xml:space="preserve">x </m:t>
              </m:r>
            </m:oMath>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only</w:t>
            </w:r>
          </w:p>
        </w:tc>
      </w:tr>
    </w:tbl>
    <w:p w:rsidR="00000000" w:rsidDel="00000000" w:rsidP="00000000" w:rsidRDefault="00000000" w:rsidRPr="00000000" w14:paraId="000000F2">
      <w:pPr>
        <w:rPr>
          <w:b w:val="1"/>
        </w:rPr>
      </w:pPr>
      <w:r w:rsidDel="00000000" w:rsidR="00000000" w:rsidRPr="00000000">
        <w:rPr>
          <w:rtl w:val="0"/>
        </w:rPr>
      </w:r>
    </w:p>
    <w:p w:rsidR="00000000" w:rsidDel="00000000" w:rsidP="00000000" w:rsidRDefault="00000000" w:rsidRPr="00000000" w14:paraId="000000F3">
      <w:pPr>
        <w:rPr>
          <w:b w:val="1"/>
        </w:rPr>
      </w:pPr>
      <w:r w:rsidDel="00000000" w:rsidR="00000000" w:rsidRPr="00000000">
        <w:rPr>
          <w:rtl w:val="0"/>
        </w:rPr>
      </w:r>
    </w:p>
    <w:p w:rsidR="00000000" w:rsidDel="00000000" w:rsidP="00000000" w:rsidRDefault="00000000" w:rsidRPr="00000000" w14:paraId="000000F4">
      <w:pPr>
        <w:tabs>
          <w:tab w:val="right" w:pos="9356"/>
        </w:tabs>
        <w:rPr/>
      </w:pPr>
      <w:r w:rsidDel="00000000" w:rsidR="00000000" w:rsidRPr="00000000">
        <w:rPr>
          <w:rtl w:val="0"/>
        </w:rPr>
      </w:r>
    </w:p>
    <w:p w:rsidR="00000000" w:rsidDel="00000000" w:rsidP="00000000" w:rsidRDefault="00000000" w:rsidRPr="00000000" w14:paraId="000000F5">
      <w:pPr>
        <w:tabs>
          <w:tab w:val="left" w:pos="1701"/>
          <w:tab w:val="right" w:pos="9638"/>
        </w:tabs>
        <w:rPr>
          <w:b w:val="1"/>
        </w:rPr>
      </w:pPr>
      <w:r w:rsidDel="00000000" w:rsidR="00000000" w:rsidRPr="00000000">
        <w:rPr>
          <w:b w:val="1"/>
          <w:rtl w:val="0"/>
        </w:rPr>
        <w:t xml:space="preserve">Question 13 {2.3.4}                                                                                             (3 marks)</w:t>
      </w:r>
      <w:r w:rsidDel="00000000" w:rsidR="00000000" w:rsidRPr="00000000">
        <w:rPr>
          <w:rtl w:val="0"/>
        </w:rPr>
        <w:tab/>
      </w: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Determine the gradient of the secant passing through the graph </w:t>
      </w:r>
      <m:oMath>
        <m:r>
          <w:rPr>
            <w:rFonts w:ascii="Cambria Math" w:cs="Cambria Math" w:eastAsia="Cambria Math" w:hAnsi="Cambria Math"/>
          </w:rPr>
          <m:t xml:space="preserve">y=</m:t>
        </m:r>
        <m:sSup>
          <m:sSupPr>
            <m:ctrlPr>
              <w:rPr>
                <w:rFonts w:ascii="Cambria Math" w:cs="Cambria Math" w:eastAsia="Cambria Math" w:hAnsi="Cambria Math"/>
              </w:rPr>
            </m:ctrlPr>
          </m:sSupPr>
          <m:e>
            <m:r>
              <w:rPr>
                <w:rFonts w:ascii="Cambria Math" w:cs="Cambria Math" w:eastAsia="Cambria Math" w:hAnsi="Cambria Math"/>
              </w:rPr>
              <m:t xml:space="preserve">x</m:t>
            </m:r>
          </m:e>
          <m:sup>
            <m:r>
              <w:rPr>
                <w:rFonts w:ascii="Cambria Math" w:cs="Cambria Math" w:eastAsia="Cambria Math" w:hAnsi="Cambria Math"/>
              </w:rPr>
              <m:t xml:space="preserve">3</m:t>
            </m:r>
          </m:sup>
        </m:sSup>
        <m:r>
          <w:rPr>
            <w:rFonts w:ascii="Cambria Math" w:cs="Cambria Math" w:eastAsia="Cambria Math" w:hAnsi="Cambria Math"/>
          </w:rPr>
          <m:t xml:space="preserve">-2</m:t>
        </m:r>
        <m:sSup>
          <m:sSupPr>
            <m:ctrlPr>
              <w:rPr>
                <w:rFonts w:ascii="Cambria Math" w:cs="Cambria Math" w:eastAsia="Cambria Math" w:hAnsi="Cambria Math"/>
              </w:rPr>
            </m:ctrlPr>
          </m:sSupPr>
          <m:e>
            <m:r>
              <w:rPr>
                <w:rFonts w:ascii="Cambria Math" w:cs="Cambria Math" w:eastAsia="Cambria Math" w:hAnsi="Cambria Math"/>
              </w:rPr>
              <m:t xml:space="preserve">x</m:t>
            </m:r>
          </m:e>
          <m:sup>
            <m:r>
              <w:rPr>
                <w:rFonts w:ascii="Cambria Math" w:cs="Cambria Math" w:eastAsia="Cambria Math" w:hAnsi="Cambria Math"/>
              </w:rPr>
              <m:t xml:space="preserve">2</m:t>
            </m:r>
          </m:sup>
        </m:sSup>
        <m:r>
          <w:rPr>
            <w:rFonts w:ascii="Cambria Math" w:cs="Cambria Math" w:eastAsia="Cambria Math" w:hAnsi="Cambria Math"/>
          </w:rPr>
          <m:t xml:space="preserve">-4</m:t>
        </m:r>
      </m:oMath>
      <w:r w:rsidDel="00000000" w:rsidR="00000000" w:rsidRPr="00000000">
        <w:rPr>
          <w:rtl w:val="0"/>
        </w:rPr>
        <w:t xml:space="preserve"> at the points where </w:t>
      </w:r>
      <m:oMath>
        <m:r>
          <w:rPr>
            <w:rFonts w:ascii="Cambria Math" w:cs="Cambria Math" w:eastAsia="Cambria Math" w:hAnsi="Cambria Math"/>
          </w:rPr>
          <m:t xml:space="preserve">x=6</m:t>
        </m:r>
      </m:oMath>
      <w:r w:rsidDel="00000000" w:rsidR="00000000" w:rsidRPr="00000000">
        <w:rPr>
          <w:rtl w:val="0"/>
        </w:rPr>
        <w:t xml:space="preserve"> and </w:t>
      </w:r>
      <m:oMath>
        <m:r>
          <w:rPr>
            <w:rFonts w:ascii="Cambria Math" w:cs="Cambria Math" w:eastAsia="Cambria Math" w:hAnsi="Cambria Math"/>
          </w:rPr>
          <m:t xml:space="preserve">x=9</m:t>
        </m:r>
      </m:oMath>
      <w:r w:rsidDel="00000000" w:rsidR="00000000" w:rsidRPr="00000000">
        <w:rPr>
          <w:rtl w:val="0"/>
        </w:rPr>
        <w:t xml:space="preserve">.</w:t>
      </w:r>
    </w:p>
    <w:p w:rsidR="00000000" w:rsidDel="00000000" w:rsidP="00000000" w:rsidRDefault="00000000" w:rsidRPr="00000000" w14:paraId="000000F8">
      <w:pPr>
        <w:tabs>
          <w:tab w:val="right" w:pos="9356"/>
        </w:tabs>
        <w:rPr/>
      </w:pPr>
      <w:r w:rsidDel="00000000" w:rsidR="00000000" w:rsidRPr="00000000">
        <w:rPr>
          <w:rtl w:val="0"/>
        </w:rPr>
      </w:r>
    </w:p>
    <w:p w:rsidR="00000000" w:rsidDel="00000000" w:rsidP="00000000" w:rsidRDefault="00000000" w:rsidRPr="00000000" w14:paraId="000000F9">
      <w:pPr>
        <w:rPr>
          <w:sz w:val="24"/>
          <w:szCs w:val="24"/>
        </w:rPr>
      </w:pPr>
      <w:r w:rsidDel="00000000" w:rsidR="00000000" w:rsidRPr="00000000">
        <w:rPr>
          <w:rtl w:val="0"/>
        </w:rPr>
      </w:r>
    </w:p>
    <w:p w:rsidR="00000000" w:rsidDel="00000000" w:rsidP="00000000" w:rsidRDefault="00000000" w:rsidRPr="00000000" w14:paraId="000000FA">
      <w:pPr>
        <w:rPr>
          <w:sz w:val="24"/>
          <w:szCs w:val="24"/>
        </w:rPr>
      </w:pPr>
      <w:r w:rsidDel="00000000" w:rsidR="00000000" w:rsidRPr="00000000">
        <w:rPr>
          <w:rtl w:val="0"/>
        </w:rPr>
      </w:r>
      <w:r w:rsidDel="00000000" w:rsidR="00000000" w:rsidRPr="00000000">
        <w:pict>
          <v:shape id="Ink 21" style="position:absolute;margin-left:254.8pt;margin-top:8.8pt;width:.85pt;height:.75pt;z-index:251697152;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">
            <v:imagedata r:id="rId23" o:title=""/>
          </v:shape>
        </w:pict>
      </w:r>
    </w:p>
    <w:p w:rsidR="00000000" w:rsidDel="00000000" w:rsidP="00000000" w:rsidRDefault="00000000" w:rsidRPr="00000000" w14:paraId="000000FB">
      <w:pPr>
        <w:rPr>
          <w:sz w:val="24"/>
          <w:szCs w:val="24"/>
        </w:rPr>
      </w:pPr>
      <w:r w:rsidDel="00000000" w:rsidR="00000000" w:rsidRPr="00000000">
        <w:rPr>
          <w:rtl w:val="0"/>
        </w:rPr>
      </w:r>
      <w:r w:rsidDel="00000000" w:rsidR="00000000" w:rsidRPr="00000000">
        <w:pict>
          <v:shape id="Ink 22" style="position:absolute;margin-left:20.049921259842517pt;margin-top:-18.7pt;width:70.2pt;height:14.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">
            <v:imagedata r:id="rId24" o:title=""/>
          </v:shape>
        </w:pict>
      </w:r>
    </w:p>
    <w:p w:rsidR="00000000" w:rsidDel="00000000" w:rsidP="00000000" w:rsidRDefault="00000000" w:rsidRPr="00000000" w14:paraId="000000FC">
      <w:pPr>
        <w:rPr>
          <w:sz w:val="24"/>
          <w:szCs w:val="24"/>
        </w:rPr>
      </w:pPr>
      <w:r w:rsidDel="00000000" w:rsidR="00000000" w:rsidRPr="00000000">
        <w:rPr>
          <w:rtl w:val="0"/>
        </w:rPr>
      </w:r>
      <w:r w:rsidDel="00000000" w:rsidR="00000000" w:rsidRPr="00000000">
        <w:pict>
          <v:shape id="Ink 23" style="position:absolute;margin-left:250.0pt;margin-top:-31.0pt;width:137.2pt;height:63.2pt;z-index:251698176;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">
            <v:imagedata r:id="rId25" o:title=""/>
          </v:shape>
        </w:pict>
      </w:r>
      <w:r w:rsidDel="00000000" w:rsidR="00000000" w:rsidRPr="00000000">
        <w:pict>
          <v:shape id="Ink 24" style="position:absolute;margin-left:48.85pt;margin-top:-1.7pt;width:8.7pt;height:18.4pt;z-index:251694080;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">
            <v:imagedata r:id="rId26" o:title=""/>
          </v:shape>
        </w:pict>
      </w:r>
    </w:p>
    <w:p w:rsidR="00000000" w:rsidDel="00000000" w:rsidP="00000000" w:rsidRDefault="00000000" w:rsidRPr="00000000" w14:paraId="000000FD">
      <w:pPr>
        <w:rPr>
          <w:sz w:val="24"/>
          <w:szCs w:val="24"/>
        </w:rPr>
      </w:pPr>
      <w:r w:rsidDel="00000000" w:rsidR="00000000" w:rsidRPr="00000000">
        <w:rPr>
          <w:rtl w:val="0"/>
        </w:rPr>
      </w:r>
      <w:r w:rsidDel="00000000" w:rsidR="00000000" w:rsidRPr="00000000">
        <w:pict>
          <v:shape id="Ink 25" style="position:absolute;margin-left:66.5pt;margin-top:-22.75pt;width:108.6pt;height:44.6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">
            <v:imagedata r:id="rId27" o:title=""/>
          </v:shape>
        </w:pict>
      </w:r>
    </w:p>
    <w:p w:rsidR="00000000" w:rsidDel="00000000" w:rsidP="00000000" w:rsidRDefault="00000000" w:rsidRPr="00000000" w14:paraId="000000FE">
      <w:pPr>
        <w:rPr>
          <w:sz w:val="24"/>
          <w:szCs w:val="24"/>
        </w:rPr>
      </w:pPr>
      <w:r w:rsidDel="00000000" w:rsidR="00000000" w:rsidRPr="00000000">
        <w:rPr>
          <w:rtl w:val="0"/>
        </w:rPr>
      </w:r>
    </w:p>
    <w:p w:rsidR="00000000" w:rsidDel="00000000" w:rsidP="00000000" w:rsidRDefault="00000000" w:rsidRPr="00000000" w14:paraId="000000FF">
      <w:pPr>
        <w:rPr>
          <w:sz w:val="24"/>
          <w:szCs w:val="24"/>
        </w:rPr>
      </w:pPr>
      <w:r w:rsidDel="00000000" w:rsidR="00000000" w:rsidRPr="00000000">
        <w:rPr>
          <w:rtl w:val="0"/>
        </w:rPr>
      </w:r>
    </w:p>
    <w:p w:rsidR="00000000" w:rsidDel="00000000" w:rsidP="00000000" w:rsidRDefault="00000000" w:rsidRPr="00000000" w14:paraId="00000100">
      <w:pPr>
        <w:rPr>
          <w:sz w:val="24"/>
          <w:szCs w:val="24"/>
        </w:rPr>
      </w:pPr>
      <w:r w:rsidDel="00000000" w:rsidR="00000000" w:rsidRPr="00000000">
        <w:rPr>
          <w:rtl w:val="0"/>
        </w:rPr>
      </w:r>
    </w:p>
    <w:p w:rsidR="00000000" w:rsidDel="00000000" w:rsidP="00000000" w:rsidRDefault="00000000" w:rsidRPr="00000000" w14:paraId="00000101">
      <w:pPr>
        <w:rPr>
          <w:sz w:val="24"/>
          <w:szCs w:val="24"/>
        </w:rPr>
      </w:pPr>
      <w:r w:rsidDel="00000000" w:rsidR="00000000" w:rsidRPr="00000000">
        <w:rPr>
          <w:rtl w:val="0"/>
        </w:rPr>
      </w:r>
    </w:p>
    <w:p w:rsidR="00000000" w:rsidDel="00000000" w:rsidP="00000000" w:rsidRDefault="00000000" w:rsidRPr="00000000" w14:paraId="00000102">
      <w:pPr>
        <w:rPr>
          <w:sz w:val="24"/>
          <w:szCs w:val="24"/>
        </w:rPr>
      </w:pPr>
      <w:r w:rsidDel="00000000" w:rsidR="00000000" w:rsidRPr="00000000">
        <w:rPr>
          <w:rtl w:val="0"/>
        </w:rPr>
      </w:r>
      <w:r w:rsidDel="00000000" w:rsidR="00000000" w:rsidRPr="00000000">
        <w:pict>
          <v:shape id="Ink 26" style="position:absolute;margin-left:21.2pt;margin-top:-24.9pt;width:165.55pt;height:66.7pt;z-index:251696128;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">
            <v:imagedata r:id="rId28" o:title=""/>
          </v:shape>
        </w:pict>
      </w:r>
    </w:p>
    <w:p w:rsidR="00000000" w:rsidDel="00000000" w:rsidP="00000000" w:rsidRDefault="00000000" w:rsidRPr="00000000" w14:paraId="00000103">
      <w:pPr>
        <w:rPr>
          <w:sz w:val="24"/>
          <w:szCs w:val="24"/>
        </w:rPr>
      </w:pPr>
      <w:r w:rsidDel="00000000" w:rsidR="00000000" w:rsidRPr="00000000">
        <w:rPr>
          <w:rtl w:val="0"/>
        </w:rPr>
      </w:r>
    </w:p>
    <w:p w:rsidR="00000000" w:rsidDel="00000000" w:rsidP="00000000" w:rsidRDefault="00000000" w:rsidRPr="00000000" w14:paraId="00000104">
      <w:pPr>
        <w:rPr>
          <w:sz w:val="24"/>
          <w:szCs w:val="24"/>
        </w:rPr>
      </w:pPr>
      <w:r w:rsidDel="00000000" w:rsidR="00000000" w:rsidRPr="00000000">
        <w:rPr>
          <w:rtl w:val="0"/>
        </w:rPr>
      </w:r>
    </w:p>
    <w:p w:rsidR="00000000" w:rsidDel="00000000" w:rsidP="00000000" w:rsidRDefault="00000000" w:rsidRPr="00000000" w14:paraId="00000105">
      <w:pPr>
        <w:rPr>
          <w:sz w:val="24"/>
          <w:szCs w:val="24"/>
        </w:rPr>
      </w:pPr>
      <w:r w:rsidDel="00000000" w:rsidR="00000000" w:rsidRPr="00000000">
        <w:rPr>
          <w:rtl w:val="0"/>
        </w:rPr>
      </w:r>
    </w:p>
    <w:p w:rsidR="00000000" w:rsidDel="00000000" w:rsidP="00000000" w:rsidRDefault="00000000" w:rsidRPr="00000000" w14:paraId="00000106">
      <w:pPr>
        <w:ind w:left="720" w:hanging="72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07">
      <w:pPr>
        <w:tabs>
          <w:tab w:val="left" w:pos="1701"/>
          <w:tab w:val="right" w:pos="9638"/>
        </w:tabs>
        <w:rPr>
          <w:b w:val="1"/>
        </w:rPr>
      </w:pPr>
      <w:r w:rsidDel="00000000" w:rsidR="00000000" w:rsidRPr="00000000">
        <w:rPr>
          <w:b w:val="1"/>
          <w:rtl w:val="0"/>
        </w:rPr>
        <w:t xml:space="preserve">Question 14 {2.3.1}                                                                                  (3,2 = 5 marks)</w:t>
      </w:r>
      <w:r w:rsidDel="00000000" w:rsidR="00000000" w:rsidRPr="00000000">
        <w:rPr>
          <w:rtl w:val="0"/>
        </w:rPr>
        <w:tab/>
      </w: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A car’s position at time </w:t>
      </w:r>
      <m:oMath>
        <m:r>
          <w:rPr>
            <w:rFonts w:ascii="Cambria Math" w:cs="Cambria Math" w:eastAsia="Cambria Math" w:hAnsi="Cambria Math"/>
          </w:rPr>
          <m:t xml:space="preserve">t</m:t>
        </m:r>
      </m:oMath>
      <w:r w:rsidDel="00000000" w:rsidR="00000000" w:rsidRPr="00000000">
        <w:rPr>
          <w:rtl w:val="0"/>
        </w:rPr>
        <w:t xml:space="preserve"> seconds is represented by </w:t>
      </w:r>
      <m:oMath>
        <m:r>
          <w:rPr>
            <w:rFonts w:ascii="Cambria Math" w:cs="Cambria Math" w:eastAsia="Cambria Math" w:hAnsi="Cambria Math"/>
          </w:rPr>
          <m:t xml:space="preserve">x</m:t>
        </m:r>
        <m:d>
          <m:dPr>
            <m:begChr m:val="("/>
            <m:endChr m:val=")"/>
            <m:ctrlPr>
              <w:rPr>
                <w:rFonts w:ascii="Cambria Math" w:cs="Cambria Math" w:eastAsia="Cambria Math" w:hAnsi="Cambria Math"/>
              </w:rPr>
            </m:ctrlPr>
          </m:dPr>
          <m:e>
            <m:r>
              <w:rPr>
                <w:rFonts w:ascii="Cambria Math" w:cs="Cambria Math" w:eastAsia="Cambria Math" w:hAnsi="Cambria Math"/>
              </w:rPr>
              <m:t xml:space="preserve">t</m:t>
            </m:r>
          </m:e>
        </m:d>
      </m:oMath>
      <w:r w:rsidDel="00000000" w:rsidR="00000000" w:rsidRPr="00000000">
        <w:rPr>
          <w:rtl w:val="0"/>
        </w:rPr>
        <w:t xml:space="preserve"> metres, where:</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x</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t</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=30t+</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30</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t+1</m:t>
            </m:r>
          </m:den>
        </m:f>
        <m:r>
          <w:rPr>
            <w:rFonts w:ascii="Cambria Math" w:cs="Cambria Math" w:eastAsia="Cambria Math" w:hAnsi="Cambria Math"/>
            <w:b w:val="0"/>
            <w:i w:val="0"/>
            <w:smallCaps w:val="0"/>
            <w:strike w:val="0"/>
            <w:color w:val="000000"/>
            <w:sz w:val="22"/>
            <w:szCs w:val="22"/>
            <w:u w:val="none"/>
            <w:shd w:fill="auto" w:val="clear"/>
            <w:vertAlign w:val="baseline"/>
          </w:rPr>
          <m:t xml:space="preserve">-30,  for 0≤t≤4</m:t>
        </m:r>
      </m:oMath>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By first calculating the relevant positions of the car, determine its average velocity in:</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first 2 seconds.</w:t>
      </w:r>
    </w:p>
    <w:p w:rsidR="00000000" w:rsidDel="00000000" w:rsidP="00000000" w:rsidRDefault="00000000" w:rsidRPr="00000000" w14:paraId="00000110">
      <w:pPr>
        <w:tabs>
          <w:tab w:val="right" w:pos="9356"/>
        </w:tabs>
        <w:rPr/>
      </w:pPr>
      <w:r w:rsidDel="00000000" w:rsidR="00000000" w:rsidRPr="00000000">
        <w:rPr>
          <w:rtl w:val="0"/>
        </w:rPr>
      </w:r>
    </w:p>
    <w:p w:rsidR="00000000" w:rsidDel="00000000" w:rsidP="00000000" w:rsidRDefault="00000000" w:rsidRPr="00000000" w14:paraId="00000111">
      <w:pPr>
        <w:tabs>
          <w:tab w:val="right" w:pos="9356"/>
        </w:tabs>
        <w:rPr/>
      </w:pP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pict>
          <v:shape id="Ink 27" style="position:absolute;margin-left:47.55pt;margin-top:-49.55pt;width:195.15pt;height:107.95pt;z-index:251700224;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">
            <v:imagedata r:id="rId29" o:title=""/>
          </v:shape>
        </w:pic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pict>
          <v:shape id="Ink 233" style="position:absolute;margin-left:64.6pt;margin-top:-7.5pt;width:209.1pt;height:35.65pt;z-index:251701248;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">
            <v:imagedata r:id="rId30" o:title=""/>
          </v:shape>
        </w:pict>
      </w:r>
    </w:p>
    <w:p w:rsidR="00000000" w:rsidDel="00000000" w:rsidP="00000000" w:rsidRDefault="00000000" w:rsidRPr="00000000" w14:paraId="0000011D">
      <w:pPr>
        <w:tabs>
          <w:tab w:val="right" w:pos="9356"/>
        </w:tabs>
        <w:rPr/>
      </w:pPr>
      <w:r w:rsidDel="00000000" w:rsidR="00000000" w:rsidRPr="00000000">
        <w:rPr>
          <w:rtl w:val="0"/>
        </w:rPr>
      </w:r>
    </w:p>
    <w:p w:rsidR="00000000" w:rsidDel="00000000" w:rsidP="00000000" w:rsidRDefault="00000000" w:rsidRPr="00000000" w14:paraId="0000011E">
      <w:pPr>
        <w:tabs>
          <w:tab w:val="right" w:pos="9356"/>
        </w:tabs>
        <w:rPr/>
      </w:pPr>
      <w:r w:rsidDel="00000000" w:rsidR="00000000" w:rsidRPr="00000000">
        <w:rPr>
          <w:rtl w:val="0"/>
        </w:rPr>
      </w:r>
    </w:p>
    <w:p w:rsidR="00000000" w:rsidDel="00000000" w:rsidP="00000000" w:rsidRDefault="00000000" w:rsidRPr="00000000" w14:paraId="0000011F">
      <w:pPr>
        <w:tabs>
          <w:tab w:val="right" w:pos="9356"/>
        </w:tabs>
        <w:rPr>
          <w:color w:val="ff0000"/>
        </w:rPr>
      </w:pPr>
      <w:r w:rsidDel="00000000" w:rsidR="00000000" w:rsidRPr="00000000">
        <w:rPr>
          <w:color w:val="ff0000"/>
          <w:rtl w:val="0"/>
        </w:rPr>
        <w:tab/>
        <w:t xml:space="preserve">No penalty for missing units.</w:t>
      </w:r>
    </w:p>
    <w:p w:rsidR="00000000" w:rsidDel="00000000" w:rsidP="00000000" w:rsidRDefault="00000000" w:rsidRPr="00000000" w14:paraId="00000120">
      <w:pPr>
        <w:tabs>
          <w:tab w:val="right" w:pos="9356"/>
        </w:tabs>
        <w:rPr/>
      </w:pPr>
      <w:r w:rsidDel="00000000" w:rsidR="00000000" w:rsidRPr="00000000">
        <w:rPr>
          <w:rtl w:val="0"/>
        </w:rPr>
      </w:r>
    </w:p>
    <w:p w:rsidR="00000000" w:rsidDel="00000000" w:rsidP="00000000" w:rsidRDefault="00000000" w:rsidRPr="00000000" w14:paraId="00000121">
      <w:pPr>
        <w:tabs>
          <w:tab w:val="right" w:pos="9356"/>
        </w:tabs>
        <w:rPr/>
      </w:pPr>
      <w:r w:rsidDel="00000000" w:rsidR="00000000" w:rsidRPr="00000000">
        <w:rPr>
          <w:rtl w:val="0"/>
        </w:rPr>
      </w:r>
    </w:p>
    <w:p w:rsidR="00000000" w:rsidDel="00000000" w:rsidP="00000000" w:rsidRDefault="00000000" w:rsidRPr="00000000" w14:paraId="0000012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last 2 seconds.</w:t>
      </w:r>
    </w:p>
    <w:p w:rsidR="00000000" w:rsidDel="00000000" w:rsidP="00000000" w:rsidRDefault="00000000" w:rsidRPr="00000000" w14:paraId="00000123">
      <w:pPr>
        <w:tabs>
          <w:tab w:val="right" w:pos="9356"/>
        </w:tabs>
        <w:rPr/>
      </w:pPr>
      <w:r w:rsidDel="00000000" w:rsidR="00000000" w:rsidRPr="00000000">
        <w:rPr>
          <w:rtl w:val="0"/>
        </w:rPr>
      </w:r>
    </w:p>
    <w:p w:rsidR="00000000" w:rsidDel="00000000" w:rsidP="00000000" w:rsidRDefault="00000000" w:rsidRPr="00000000" w14:paraId="00000124">
      <w:pPr>
        <w:tabs>
          <w:tab w:val="right" w:pos="9356"/>
        </w:tabs>
        <w:rPr/>
      </w:pPr>
      <w:r w:rsidDel="00000000" w:rsidR="00000000" w:rsidRPr="00000000">
        <w:rPr>
          <w:rtl w:val="0"/>
        </w:rPr>
      </w:r>
    </w:p>
    <w:p w:rsidR="00000000" w:rsidDel="00000000" w:rsidP="00000000" w:rsidRDefault="00000000" w:rsidRPr="00000000" w14:paraId="00000125">
      <w:pPr>
        <w:tabs>
          <w:tab w:val="right" w:pos="9356"/>
        </w:tabs>
        <w:rPr/>
      </w:pPr>
      <w:r w:rsidDel="00000000" w:rsidR="00000000" w:rsidRPr="00000000">
        <w:rPr>
          <w:rtl w:val="0"/>
        </w:rPr>
      </w:r>
    </w:p>
    <w:p w:rsidR="00000000" w:rsidDel="00000000" w:rsidP="00000000" w:rsidRDefault="00000000" w:rsidRPr="00000000" w14:paraId="00000126">
      <w:pPr>
        <w:rPr>
          <w:sz w:val="24"/>
          <w:szCs w:val="24"/>
        </w:rPr>
      </w:pPr>
      <w:r w:rsidDel="00000000" w:rsidR="00000000" w:rsidRPr="00000000">
        <w:rPr>
          <w:rtl w:val="0"/>
        </w:rPr>
      </w:r>
    </w:p>
    <w:p w:rsidR="00000000" w:rsidDel="00000000" w:rsidP="00000000" w:rsidRDefault="00000000" w:rsidRPr="00000000" w14:paraId="00000127">
      <w:pPr>
        <w:rPr>
          <w:sz w:val="24"/>
          <w:szCs w:val="24"/>
        </w:rPr>
      </w:pPr>
      <w:r w:rsidDel="00000000" w:rsidR="00000000" w:rsidRPr="00000000">
        <w:rPr>
          <w:rtl w:val="0"/>
        </w:rPr>
      </w:r>
      <w:r w:rsidDel="00000000" w:rsidR="00000000" w:rsidRPr="00000000">
        <w:pict>
          <v:shape id="Ink 241" style="position:absolute;margin-left:48.8pt;margin-top:-17.799921259842517pt;width:182.4pt;height:45.65pt;z-index:251704320;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">
            <v:imagedata r:id="rId31" o:title=""/>
          </v:shape>
        </w:pict>
      </w:r>
    </w:p>
    <w:p w:rsidR="00000000" w:rsidDel="00000000" w:rsidP="00000000" w:rsidRDefault="00000000" w:rsidRPr="00000000" w14:paraId="00000128">
      <w:pPr>
        <w:rPr>
          <w:sz w:val="24"/>
          <w:szCs w:val="24"/>
        </w:rPr>
      </w:pPr>
      <w:r w:rsidDel="00000000" w:rsidR="00000000" w:rsidRPr="00000000">
        <w:rPr>
          <w:rtl w:val="0"/>
        </w:rPr>
      </w:r>
    </w:p>
    <w:p w:rsidR="00000000" w:rsidDel="00000000" w:rsidP="00000000" w:rsidRDefault="00000000" w:rsidRPr="00000000" w14:paraId="00000129">
      <w:pPr>
        <w:rPr>
          <w:sz w:val="24"/>
          <w:szCs w:val="24"/>
        </w:rPr>
      </w:pPr>
      <w:r w:rsidDel="00000000" w:rsidR="00000000" w:rsidRPr="00000000">
        <w:rPr>
          <w:rtl w:val="0"/>
        </w:rPr>
      </w:r>
    </w:p>
    <w:p w:rsidR="00000000" w:rsidDel="00000000" w:rsidP="00000000" w:rsidRDefault="00000000" w:rsidRPr="00000000" w14:paraId="0000012A">
      <w:pPr>
        <w:rPr>
          <w:sz w:val="24"/>
          <w:szCs w:val="24"/>
        </w:rPr>
      </w:pPr>
      <w:r w:rsidDel="00000000" w:rsidR="00000000" w:rsidRPr="00000000">
        <w:rPr>
          <w:rtl w:val="0"/>
        </w:rPr>
      </w:r>
    </w:p>
    <w:p w:rsidR="00000000" w:rsidDel="00000000" w:rsidP="00000000" w:rsidRDefault="00000000" w:rsidRPr="00000000" w14:paraId="0000012B">
      <w:pPr>
        <w:rPr>
          <w:sz w:val="24"/>
          <w:szCs w:val="24"/>
        </w:rPr>
      </w:pPr>
      <w:r w:rsidDel="00000000" w:rsidR="00000000" w:rsidRPr="00000000">
        <w:rPr>
          <w:rtl w:val="0"/>
        </w:rPr>
      </w:r>
      <w:r w:rsidDel="00000000" w:rsidR="00000000" w:rsidRPr="00000000">
        <w:pict>
          <v:shape id="Ink 56" style="position:absolute;margin-left:221.7pt;margin-top:4.0pt;width:14.95pt;height:17.9pt;z-index:251711488;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">
            <v:imagedata r:id="rId32" o:title=""/>
          </v:shape>
        </w:pict>
      </w:r>
      <w:r w:rsidDel="00000000" w:rsidR="00000000" w:rsidRPr="00000000">
        <w:pict>
          <v:shape id="Ink 55" style="position:absolute;margin-left:250.75pt;margin-top:-6.2pt;width:30.35pt;height:22.1pt;z-index:251710464;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">
            <v:imagedata r:id="rId33" o:title=""/>
          </v:shape>
        </w:pict>
      </w:r>
      <w:r w:rsidDel="00000000" w:rsidR="00000000" w:rsidRPr="00000000">
        <w:pict>
          <v:shape id="Ink 50" style="position:absolute;margin-left:211.75pt;margin-top:11.05pt;width:8.35pt;height:6.6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">
            <v:imagedata r:id="rId34" o:title=""/>
          </v:shape>
        </w:pict>
      </w:r>
      <w:r w:rsidDel="00000000" w:rsidR="00000000" w:rsidRPr="00000000">
        <w:pict>
          <v:shape id="Ink 45" style="position:absolute;margin-left:175.2pt;margin-top:7.0pt;width:30.95pt;height:10.05pt;z-index:2517084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">
            <v:imagedata r:id="rId35" o:title=""/>
          </v:shape>
        </w:pict>
      </w:r>
      <w:r w:rsidDel="00000000" w:rsidR="00000000" w:rsidRPr="00000000">
        <w:pict>
          <v:shape id="Ink 37" style="position:absolute;margin-left:107.45pt;margin-top:-4.44992125984252pt;width:51.85pt;height:27.8pt;z-index:251707392;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">
            <v:imagedata r:id="rId36" o:title=""/>
          </v:shape>
        </w:pict>
      </w:r>
      <w:r w:rsidDel="00000000" w:rsidR="00000000" w:rsidRPr="00000000">
        <w:pict>
          <v:shape id="Ink 249" style="position:absolute;margin-left:89.3pt;margin-top:9.3pt;width:5.2pt;height:3.85pt;z-index:251706368;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&#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">
            <v:imagedata r:id="rId37" o:title=""/>
          </v:shape>
        </w:pict>
      </w:r>
      <w:r w:rsidDel="00000000" w:rsidR="00000000" w:rsidRPr="00000000">
        <w:pict>
          <v:shape id="Ink 246" style="position:absolute;margin-left:49.95pt;margin-top:6.9pt;width:25pt;height:11.3pt;z-index:251705344;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">
            <v:imagedata r:id="rId38" o:title=""/>
          </v:shape>
        </w:pict>
      </w:r>
    </w:p>
    <w:p w:rsidR="00000000" w:rsidDel="00000000" w:rsidP="00000000" w:rsidRDefault="00000000" w:rsidRPr="00000000" w14:paraId="0000012C">
      <w:pPr>
        <w:rPr>
          <w:sz w:val="24"/>
          <w:szCs w:val="24"/>
        </w:rPr>
      </w:pPr>
      <w:r w:rsidDel="00000000" w:rsidR="00000000" w:rsidRPr="00000000">
        <w:rPr>
          <w:rtl w:val="0"/>
        </w:rPr>
      </w:r>
    </w:p>
    <w:p w:rsidR="00000000" w:rsidDel="00000000" w:rsidP="00000000" w:rsidRDefault="00000000" w:rsidRPr="00000000" w14:paraId="0000012D">
      <w:pPr>
        <w:tabs>
          <w:tab w:val="right" w:pos="9356"/>
        </w:tabs>
        <w:rPr/>
      </w:pPr>
      <w:r w:rsidDel="00000000" w:rsidR="00000000" w:rsidRPr="00000000">
        <w:rPr>
          <w:rtl w:val="0"/>
        </w:rPr>
      </w:r>
    </w:p>
    <w:p w:rsidR="00000000" w:rsidDel="00000000" w:rsidP="00000000" w:rsidRDefault="00000000" w:rsidRPr="00000000" w14:paraId="0000012E">
      <w:pPr>
        <w:tabs>
          <w:tab w:val="right" w:pos="9356"/>
        </w:tabs>
        <w:rPr/>
      </w:pPr>
      <w:r w:rsidDel="00000000" w:rsidR="00000000" w:rsidRPr="00000000">
        <w:rPr>
          <w:rtl w:val="0"/>
        </w:rPr>
      </w:r>
    </w:p>
    <w:p w:rsidR="00000000" w:rsidDel="00000000" w:rsidP="00000000" w:rsidRDefault="00000000" w:rsidRPr="00000000" w14:paraId="0000012F">
      <w:pPr>
        <w:tabs>
          <w:tab w:val="right" w:pos="9356"/>
        </w:tabs>
        <w:rPr/>
      </w:pPr>
      <w:r w:rsidDel="00000000" w:rsidR="00000000" w:rsidRPr="00000000">
        <w:rPr>
          <w:rtl w:val="0"/>
        </w:rPr>
      </w:r>
    </w:p>
    <w:p w:rsidR="00000000" w:rsidDel="00000000" w:rsidP="00000000" w:rsidRDefault="00000000" w:rsidRPr="00000000" w14:paraId="00000130">
      <w:pPr>
        <w:tabs>
          <w:tab w:val="right" w:pos="9356"/>
        </w:tabs>
        <w:rPr/>
      </w:pPr>
      <w:r w:rsidDel="00000000" w:rsidR="00000000" w:rsidRPr="00000000">
        <w:rPr>
          <w:rtl w:val="0"/>
        </w:rPr>
      </w:r>
    </w:p>
    <w:p w:rsidR="00000000" w:rsidDel="00000000" w:rsidP="00000000" w:rsidRDefault="00000000" w:rsidRPr="00000000" w14:paraId="00000131">
      <w:pPr>
        <w:ind w:left="720" w:hanging="720"/>
        <w:rPr>
          <w:b w:val="1"/>
        </w:rPr>
      </w:pPr>
      <w:r w:rsidDel="00000000" w:rsidR="00000000" w:rsidRPr="00000000">
        <w:br w:type="page"/>
      </w:r>
      <w:r w:rsidDel="00000000" w:rsidR="00000000" w:rsidRPr="00000000">
        <w:rPr>
          <w:rtl w:val="0"/>
        </w:rPr>
      </w:r>
    </w:p>
    <w:p w:rsidR="00000000" w:rsidDel="00000000" w:rsidP="00000000" w:rsidRDefault="00000000" w:rsidRPr="00000000" w14:paraId="00000132">
      <w:pPr>
        <w:tabs>
          <w:tab w:val="left" w:pos="1701"/>
          <w:tab w:val="right" w:pos="9638"/>
        </w:tabs>
        <w:rPr>
          <w:b w:val="1"/>
        </w:rPr>
      </w:pPr>
      <w:r w:rsidDel="00000000" w:rsidR="00000000" w:rsidRPr="00000000">
        <w:rPr>
          <w:b w:val="1"/>
          <w:rtl w:val="0"/>
        </w:rPr>
        <w:t xml:space="preserve">Question 15 {2.3.5, 2.3.8)                                                                       (3, 1 = 4 marks)</w:t>
      </w:r>
      <w:r w:rsidDel="00000000" w:rsidR="00000000" w:rsidRPr="00000000">
        <w:rPr>
          <w:rtl w:val="0"/>
        </w:rPr>
        <w:tab/>
      </w: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A balloon’s volume at time </w:t>
      </w:r>
      <m:oMath>
        <m:r>
          <w:rPr>
            <w:rFonts w:ascii="Cambria Math" w:cs="Cambria Math" w:eastAsia="Cambria Math" w:hAnsi="Cambria Math"/>
          </w:rPr>
          <m:t xml:space="preserve">t</m:t>
        </m:r>
      </m:oMath>
      <w:r w:rsidDel="00000000" w:rsidR="00000000" w:rsidRPr="00000000">
        <w:rPr>
          <w:rtl w:val="0"/>
        </w:rPr>
        <w:t xml:space="preserve"> seconds is represented by </w:t>
      </w:r>
      <m:oMath>
        <m:r>
          <w:rPr>
            <w:rFonts w:ascii="Cambria Math" w:cs="Cambria Math" w:eastAsia="Cambria Math" w:hAnsi="Cambria Math"/>
          </w:rPr>
          <m:t xml:space="preserve">V</m:t>
        </m:r>
        <m:d>
          <m:dPr>
            <m:begChr m:val="("/>
            <m:endChr m:val=")"/>
            <m:ctrlPr>
              <w:rPr>
                <w:rFonts w:ascii="Cambria Math" w:cs="Cambria Math" w:eastAsia="Cambria Math" w:hAnsi="Cambria Math"/>
              </w:rPr>
            </m:ctrlPr>
          </m:dPr>
          <m:e>
            <m:r>
              <w:rPr>
                <w:rFonts w:ascii="Cambria Math" w:cs="Cambria Math" w:eastAsia="Cambria Math" w:hAnsi="Cambria Math"/>
              </w:rPr>
              <m:t xml:space="preserve">t</m:t>
            </m:r>
          </m:e>
        </m:d>
      </m:oMath>
      <w:r w:rsidDel="00000000" w:rsidR="00000000" w:rsidRPr="00000000">
        <w:rPr>
          <w:rtl w:val="0"/>
        </w:rPr>
        <w:t xml:space="preserve"> </w:t>
      </w:r>
      <m:oMath>
        <m:r>
          <w:rPr>
            <w:rFonts w:ascii="Cambria Math" w:cs="Cambria Math" w:eastAsia="Cambria Math" w:hAnsi="Cambria Math"/>
          </w:rPr>
          <m:t xml:space="preserve">c</m:t>
        </m:r>
        <m:sSup>
          <m:sSupPr>
            <m:ctrlPr>
              <w:rPr>
                <w:rFonts w:ascii="Cambria Math" w:cs="Cambria Math" w:eastAsia="Cambria Math" w:hAnsi="Cambria Math"/>
              </w:rPr>
            </m:ctrlPr>
          </m:sSupPr>
          <m:e>
            <m:r>
              <w:rPr>
                <w:rFonts w:ascii="Cambria Math" w:cs="Cambria Math" w:eastAsia="Cambria Math" w:hAnsi="Cambria Math"/>
              </w:rPr>
              <m:t xml:space="preserve">m</m:t>
            </m:r>
          </m:e>
          <m:sup>
            <m:r>
              <w:rPr>
                <w:rFonts w:ascii="Cambria Math" w:cs="Cambria Math" w:eastAsia="Cambria Math" w:hAnsi="Cambria Math"/>
              </w:rPr>
              <m:t xml:space="preserve">3</m:t>
            </m:r>
          </m:sup>
        </m:sSup>
      </m:oMath>
      <w:r w:rsidDel="00000000" w:rsidR="00000000" w:rsidRPr="00000000">
        <w:rPr>
          <w:rtl w:val="0"/>
        </w:rPr>
        <w:t xml:space="preserve">, where:</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V</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t</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=-2</m:t>
        </m:r>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t</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sup>
        </m:sSup>
        <m:r>
          <w:rPr>
            <w:rFonts w:ascii="Cambria Math" w:cs="Cambria Math" w:eastAsia="Cambria Math" w:hAnsi="Cambria Math"/>
            <w:b w:val="0"/>
            <w:i w:val="0"/>
            <w:smallCaps w:val="0"/>
            <w:strike w:val="0"/>
            <w:color w:val="000000"/>
            <w:sz w:val="22"/>
            <w:szCs w:val="22"/>
            <w:u w:val="none"/>
            <w:shd w:fill="auto" w:val="clear"/>
            <w:vertAlign w:val="baseline"/>
          </w:rPr>
          <m:t xml:space="preserve">+800,  for 0≤t≤20</m:t>
        </m:r>
      </m:oMath>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Using the difference quotient, determine the average rate of change over </w:t>
      </w:r>
      <m:oMath>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5, 5+h</m:t>
            </m:r>
          </m:e>
        </m:d>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pict>
          <v:shape id="Ink 106" style="position:absolute;margin-left:168.95pt;margin-top:0.0pt;width:6.05pt;height:1.1pt;z-index:251721728;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&#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">
            <v:imagedata r:id="rId39" o:title=""/>
          </v:shape>
        </w:pic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pict>
          <v:shape id="Ink 339" style="position:absolute;margin-left:214.45pt;margin-top:-0.3pt;width:181.65pt;height:16.9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">
            <v:imagedata r:id="rId40" o:title=""/>
          </v:shape>
        </w:pict>
      </w:r>
      <w:r w:rsidDel="00000000" w:rsidR="00000000" w:rsidRPr="00000000">
        <w:pict>
          <v:shape id="Ink 338" style="position:absolute;margin-left:207.8pt;margin-top:1.75pt;width:3.7pt;height:13.55pt;z-index:251726848;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">
            <v:imagedata r:id="rId41" o:title=""/>
          </v:shape>
        </w:pict>
      </w:r>
      <w:r w:rsidDel="00000000" w:rsidR="00000000" w:rsidRPr="00000000">
        <w:pict>
          <v:shape id="Ink 334" style="position:absolute;margin-left:188.0pt;margin-top:4.35pt;width:16.45pt;height:9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">
            <v:imagedata r:id="rId42" o:title=""/>
          </v:shape>
        </w:pic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pict>
          <v:shape id="Ink 330" style="position:absolute;margin-left:167.85pt;margin-top:1.9pt;width:5.25pt;height:4.8pt;z-index:251724800;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">
            <v:imagedata r:id="rId43" o:title=""/>
          </v:shape>
        </w:pict>
      </w:r>
      <w:r w:rsidDel="00000000" w:rsidR="00000000" w:rsidRPr="00000000">
        <w:pict>
          <v:shape id="Ink 327" style="position:absolute;margin-left:52.35pt;margin-top:-13.75pt;width:102.5pt;height:33.05pt;z-index:251723776;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">
            <v:imagedata r:id="rId44" o:title=""/>
          </v:shape>
        </w:pic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pict>
          <v:shape id="Ink 349" style="position:absolute;margin-left:192.25pt;margin-top:0.05pt;width:15.7pt;height:10.15pt;z-index:251729920;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&#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">
            <v:imagedata r:id="rId45" o:title=""/>
          </v:shape>
        </w:pict>
      </w:r>
      <w:r w:rsidDel="00000000" w:rsidR="00000000" w:rsidRPr="00000000">
        <w:pict>
          <v:shape id="Ink 346" style="position:absolute;margin-left:167.95pt;margin-top:10.35pt;width:5.9pt;height:4.55pt;z-index:251728896;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">
            <v:imagedata r:id="rId46" o:title=""/>
          </v:shape>
        </w:pic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pict>
          <v:shape id="Ink 104" style="position:absolute;margin-left:187.25pt;margin-top:-36.55pt;width:239.9pt;height:86.9pt;z-index:2517329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">
            <v:imagedata r:id="rId47" o:title=""/>
          </v:shape>
        </w:pict>
      </w:r>
      <w:r w:rsidDel="00000000" w:rsidR="00000000" w:rsidRPr="00000000">
        <w:pict>
          <v:shape id="Ink 96" style="position:absolute;margin-left:188.95pt;margin-top:-1.0499212598425196pt;width:246.9pt;height:2.1pt;z-index:2517309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">
            <v:imagedata r:id="rId48" o:title=""/>
          </v:shape>
        </w:pic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pict>
          <v:shape id="Ink 105" style="position:absolute;margin-left:391.35pt;margin-top:6.3pt;width:34.4pt;height:11.95pt;z-index:251734016;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">
            <v:imagedata r:id="rId49" o:title=""/>
          </v:shape>
        </w:pic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pict>
          <v:shape id="Ink 109" style="position:absolute;margin-left:168.65pt;margin-top:-78.8pt;width:313.1pt;height:166.4pt;z-index:251736064;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">
            <v:imagedata r:id="rId50" o:title=""/>
          </v:shape>
        </w:pict>
      </w:r>
      <w:r w:rsidDel="00000000" w:rsidR="00000000" w:rsidRPr="00000000">
        <w:pict>
          <v:shape id="Ink 101" style="position:absolute;margin-left:167.95pt;margin-top:6.45pt;width:6.15pt;height:3.8pt;z-index:251731968;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">
            <v:imagedata r:id="rId51" o:title=""/>
          </v:shape>
        </w:pic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pict>
          <v:shape id="Ink 28" style="position:absolute;margin-left:168.95pt;margin-top:0.0pt;width:6.05pt;height:1.1pt;z-index:251735040;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">
            <v:imagedata r:id="rId52" o:title=""/>
          </v:shape>
        </w:pic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pict>
          <v:shape id="Ink 111" style="position:absolute;margin-left:186.7pt;margin-top:7.75pt;width:130.55pt;height:1.9pt;z-index:251737088;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">
            <v:imagedata r:id="rId53" o:title=""/>
          </v:shape>
        </w:pic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Hence, determine the rate of change as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h→0</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4E">
      <w:pPr>
        <w:tabs>
          <w:tab w:val="right" w:pos="9356"/>
        </w:tabs>
        <w:rPr/>
      </w:pPr>
      <w:r w:rsidDel="00000000" w:rsidR="00000000" w:rsidRPr="00000000">
        <w:rPr>
          <w:rtl w:val="0"/>
        </w:rPr>
      </w:r>
    </w:p>
    <w:p w:rsidR="00000000" w:rsidDel="00000000" w:rsidP="00000000" w:rsidRDefault="00000000" w:rsidRPr="00000000" w14:paraId="0000014F">
      <w:pPr>
        <w:tabs>
          <w:tab w:val="right" w:pos="9356"/>
        </w:tabs>
        <w:rPr/>
      </w:pP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pict>
          <v:shape id="Ink 381" style="position:absolute;margin-left:242.65pt;margin-top:1.1pt;width:47.35pt;height:18.85pt;z-index:251741184;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">
            <v:imagedata r:id="rId54" o:title=""/>
          </v:shape>
        </w:pict>
      </w:r>
      <w:r w:rsidDel="00000000" w:rsidR="00000000" w:rsidRPr="00000000">
        <w:pict>
          <v:shape id="Ink 123" style="position:absolute;margin-left:52.9pt;margin-top:-0.65pt;width:22.3pt;height:11.9pt;z-index:251739136;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">
            <v:imagedata r:id="rId55" o:title=""/>
          </v:shape>
        </w:pic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pict>
          <v:shape id="Ink 137" style="position:absolute;margin-left:182.55pt;margin-top:10.65pt;width:68.7pt;height:2.65pt;z-index:251742208;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">
            <v:imagedata r:id="rId56" o:title=""/>
          </v:shape>
        </w:pict>
      </w:r>
      <w:r w:rsidDel="00000000" w:rsidR="00000000" w:rsidRPr="00000000">
        <w:pict>
          <v:shape id="Ink 376" style="position:absolute;margin-left:52.35pt;margin-top:-7.85pt;width:188.25pt;height:25.65pt;z-index:2517401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">
            <v:imagedata r:id="rId57" o:title=""/>
          </v:shape>
        </w:pict>
      </w:r>
    </w:p>
    <w:p w:rsidR="00000000" w:rsidDel="00000000" w:rsidP="00000000" w:rsidRDefault="00000000" w:rsidRPr="00000000" w14:paraId="00000152">
      <w:pPr>
        <w:ind w:left="720" w:hanging="720"/>
        <w:rPr>
          <w:b w:val="1"/>
        </w:rPr>
      </w:pPr>
      <w:r w:rsidDel="00000000" w:rsidR="00000000" w:rsidRPr="00000000">
        <w:br w:type="page"/>
      </w:r>
      <w:r w:rsidDel="00000000" w:rsidR="00000000" w:rsidRPr="00000000">
        <w:rPr>
          <w:rtl w:val="0"/>
        </w:rPr>
      </w:r>
    </w:p>
    <w:p w:rsidR="00000000" w:rsidDel="00000000" w:rsidP="00000000" w:rsidRDefault="00000000" w:rsidRPr="00000000" w14:paraId="00000153">
      <w:pPr>
        <w:tabs>
          <w:tab w:val="left" w:pos="1701"/>
          <w:tab w:val="right" w:pos="9638"/>
        </w:tabs>
        <w:rPr>
          <w:b w:val="1"/>
        </w:rPr>
      </w:pPr>
      <w:r w:rsidDel="00000000" w:rsidR="00000000" w:rsidRPr="00000000">
        <w:rPr>
          <w:b w:val="1"/>
          <w:rtl w:val="0"/>
        </w:rPr>
        <w:t xml:space="preserve">Question 16 {2.3.6}                                                                                           (4 marks)</w:t>
      </w:r>
      <w:r w:rsidDel="00000000" w:rsidR="00000000" w:rsidRPr="00000000">
        <w:rPr>
          <w:rtl w:val="0"/>
        </w:rPr>
        <w:tab/>
      </w: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Differentiate </w:t>
      </w:r>
      <m:oMath>
        <m:r>
          <w:rPr>
            <w:rFonts w:ascii="Cambria Math" w:cs="Cambria Math" w:eastAsia="Cambria Math" w:hAnsi="Cambria Math"/>
          </w:rPr>
          <m:t xml:space="preserve">f</m:t>
        </m:r>
        <m:d>
          <m:dPr>
            <m:begChr m:val="("/>
            <m:endChr m:val=")"/>
            <m:ctrlPr>
              <w:rPr>
                <w:rFonts w:ascii="Cambria Math" w:cs="Cambria Math" w:eastAsia="Cambria Math" w:hAnsi="Cambria Math"/>
              </w:rPr>
            </m:ctrlPr>
          </m:dPr>
          <m:e>
            <m:r>
              <w:rPr>
                <w:rFonts w:ascii="Cambria Math" w:cs="Cambria Math" w:eastAsia="Cambria Math" w:hAnsi="Cambria Math"/>
              </w:rPr>
              <m:t xml:space="preserve">x</m:t>
            </m:r>
          </m:e>
        </m:d>
        <m:r>
          <w:rPr>
            <w:rFonts w:ascii="Cambria Math" w:cs="Cambria Math" w:eastAsia="Cambria Math" w:hAnsi="Cambria Math"/>
          </w:rPr>
          <m:t xml:space="preserve">=5</m:t>
        </m:r>
        <m:sSup>
          <m:sSupPr>
            <m:ctrlPr>
              <w:rPr>
                <w:rFonts w:ascii="Cambria Math" w:cs="Cambria Math" w:eastAsia="Cambria Math" w:hAnsi="Cambria Math"/>
              </w:rPr>
            </m:ctrlPr>
          </m:sSupPr>
          <m:e>
            <m:r>
              <w:rPr>
                <w:rFonts w:ascii="Cambria Math" w:cs="Cambria Math" w:eastAsia="Cambria Math" w:hAnsi="Cambria Math"/>
              </w:rPr>
              <m:t xml:space="preserve">x</m:t>
            </m:r>
          </m:e>
          <m:sup>
            <m:r>
              <w:rPr>
                <w:rFonts w:ascii="Cambria Math" w:cs="Cambria Math" w:eastAsia="Cambria Math" w:hAnsi="Cambria Math"/>
              </w:rPr>
              <m:t xml:space="preserve">3</m:t>
            </m:r>
          </m:sup>
        </m:sSup>
      </m:oMath>
      <w:r w:rsidDel="00000000" w:rsidR="00000000" w:rsidRPr="00000000">
        <w:rPr>
          <w:rtl w:val="0"/>
        </w:rPr>
        <w:t xml:space="preserve"> by first principles.</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sz w:val="24"/>
          <w:szCs w:val="24"/>
        </w:rPr>
      </w:pPr>
      <w:r w:rsidDel="00000000" w:rsidR="00000000" w:rsidRPr="00000000">
        <w:rPr>
          <w:rtl w:val="0"/>
        </w:rPr>
      </w:r>
    </w:p>
    <w:p w:rsidR="00000000" w:rsidDel="00000000" w:rsidP="00000000" w:rsidRDefault="00000000" w:rsidRPr="00000000" w14:paraId="0000015A">
      <w:pPr>
        <w:rPr>
          <w:sz w:val="24"/>
          <w:szCs w:val="24"/>
        </w:rPr>
      </w:pPr>
      <w:r w:rsidDel="00000000" w:rsidR="00000000" w:rsidRPr="00000000">
        <w:rPr>
          <w:rtl w:val="0"/>
        </w:rPr>
      </w:r>
      <w:r w:rsidDel="00000000" w:rsidR="00000000" w:rsidRPr="00000000">
        <w:pict>
          <v:shape id="Ink 382" style="position:absolute;margin-left:57.3pt;margin-top:-7.65pt;width:3.2pt;height:16.85pt;z-index:251744256;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">
            <v:imagedata r:id="rId58" o:title=""/>
          </v:shape>
        </w:pict>
      </w:r>
    </w:p>
    <w:p w:rsidR="00000000" w:rsidDel="00000000" w:rsidP="00000000" w:rsidRDefault="00000000" w:rsidRPr="00000000" w14:paraId="0000015B">
      <w:pPr>
        <w:rPr>
          <w:sz w:val="24"/>
          <w:szCs w:val="24"/>
        </w:rPr>
      </w:pPr>
      <w:r w:rsidDel="00000000" w:rsidR="00000000" w:rsidRPr="00000000">
        <w:rPr>
          <w:rtl w:val="0"/>
        </w:rPr>
      </w:r>
      <w:r w:rsidDel="00000000" w:rsidR="00000000" w:rsidRPr="00000000">
        <w:pict>
          <v:shape id="Ink 136" style="position:absolute;margin-left:207.05pt;margin-top:4.65pt;width:4pt;height:7.1pt;z-index:251745280;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">
            <v:imagedata r:id="rId59" o:title=""/>
          </v:shape>
        </w:pict>
      </w:r>
    </w:p>
    <w:p w:rsidR="00000000" w:rsidDel="00000000" w:rsidP="00000000" w:rsidRDefault="00000000" w:rsidRPr="00000000" w14:paraId="0000015C">
      <w:pPr>
        <w:rPr>
          <w:sz w:val="24"/>
          <w:szCs w:val="24"/>
        </w:rPr>
      </w:pPr>
      <w:r w:rsidDel="00000000" w:rsidR="00000000" w:rsidRPr="00000000">
        <w:rPr>
          <w:rtl w:val="0"/>
        </w:rPr>
      </w:r>
      <w:r w:rsidDel="00000000" w:rsidR="00000000" w:rsidRPr="00000000">
        <w:pict>
          <v:shape id="Ink 514" style="position:absolute;margin-left:287.0pt;margin-top:-9.89992125984252pt;width:32.9pt;height:22pt;z-index:251763712;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">
            <v:imagedata r:id="rId60" o:title=""/>
          </v:shape>
        </w:pict>
      </w:r>
    </w:p>
    <w:p w:rsidR="00000000" w:rsidDel="00000000" w:rsidP="00000000" w:rsidRDefault="00000000" w:rsidRPr="00000000" w14:paraId="0000015D">
      <w:pPr>
        <w:rPr>
          <w:sz w:val="24"/>
          <w:szCs w:val="24"/>
        </w:rPr>
      </w:pPr>
      <w:r w:rsidDel="00000000" w:rsidR="00000000" w:rsidRPr="00000000">
        <w:rPr>
          <w:rtl w:val="0"/>
        </w:rPr>
      </w:r>
    </w:p>
    <w:p w:rsidR="00000000" w:rsidDel="00000000" w:rsidP="00000000" w:rsidRDefault="00000000" w:rsidRPr="00000000" w14:paraId="0000015E">
      <w:pPr>
        <w:rPr>
          <w:sz w:val="24"/>
          <w:szCs w:val="24"/>
        </w:rPr>
      </w:pPr>
      <w:r w:rsidDel="00000000" w:rsidR="00000000" w:rsidRPr="00000000">
        <w:rPr>
          <w:rtl w:val="0"/>
        </w:rPr>
      </w:r>
      <w:r w:rsidDel="00000000" w:rsidR="00000000" w:rsidRPr="00000000">
        <w:pict>
          <v:shape id="Ink 515" style="position:absolute;margin-left:374.8pt;margin-top:0.9pt;width:27.95pt;height:17.9pt;z-index:251764736;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">
            <v:imagedata r:id="rId61" o:title=""/>
          </v:shape>
        </w:pict>
      </w:r>
      <w:r w:rsidDel="00000000" w:rsidR="00000000" w:rsidRPr="00000000">
        <w:pict>
          <v:shape id="Ink 450" style="position:absolute;margin-left:53.3pt;margin-top:-74.4pt;width:275.55pt;height:158.05pt;z-index:251753472;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">
            <v:imagedata r:id="rId62" o:title=""/>
          </v:shape>
        </w:pict>
      </w:r>
      <w:r w:rsidDel="00000000" w:rsidR="00000000" w:rsidRPr="00000000">
        <w:pict>
          <v:shape id="Ink 391" style="position:absolute;margin-left:354.5pt;margin-top:-2.2pt;width:4.45pt;height:32.5pt;z-index:251747328;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">
            <v:imagedata r:id="rId63" o:title=""/>
          </v:shape>
        </w:pict>
      </w:r>
      <w:r w:rsidDel="00000000" w:rsidR="00000000" w:rsidRPr="00000000">
        <w:pict>
          <v:shape id="Ink 386" style="position:absolute;margin-left:332.6pt;margin-top:-0.95pt;width:11.1pt;height:12.05pt;z-index:251746304;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">
            <v:imagedata r:id="rId64" o:title=""/>
          </v:shape>
        </w:pict>
      </w:r>
    </w:p>
    <w:p w:rsidR="00000000" w:rsidDel="00000000" w:rsidP="00000000" w:rsidRDefault="00000000" w:rsidRPr="00000000" w14:paraId="0000015F">
      <w:pPr>
        <w:rPr>
          <w:sz w:val="24"/>
          <w:szCs w:val="24"/>
        </w:rPr>
      </w:pPr>
      <w:r w:rsidDel="00000000" w:rsidR="00000000" w:rsidRPr="00000000">
        <w:rPr>
          <w:rtl w:val="0"/>
        </w:rPr>
      </w:r>
    </w:p>
    <w:p w:rsidR="00000000" w:rsidDel="00000000" w:rsidP="00000000" w:rsidRDefault="00000000" w:rsidRPr="00000000" w14:paraId="00000160">
      <w:pPr>
        <w:rPr>
          <w:sz w:val="24"/>
          <w:szCs w:val="24"/>
        </w:rPr>
      </w:pPr>
      <w:r w:rsidDel="00000000" w:rsidR="00000000" w:rsidRPr="00000000">
        <w:rPr>
          <w:rtl w:val="0"/>
        </w:rPr>
      </w:r>
      <w:r w:rsidDel="00000000" w:rsidR="00000000" w:rsidRPr="00000000">
        <w:pict>
          <v:shape id="Ink 402" style="position:absolute;margin-left:342.9pt;margin-top:7.5pt;width:4.55pt;height:6.3pt;z-index:251751424;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">
            <v:imagedata r:id="rId65" o:title=""/>
          </v:shape>
        </w:pict>
      </w:r>
      <w:r w:rsidDel="00000000" w:rsidR="00000000" w:rsidRPr="00000000">
        <w:pict>
          <v:shape id="Ink 401" style="position:absolute;margin-left:158.95pt;margin-top:-12.85pt;width:193.3pt;height:33.45pt;z-index:251750400;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">
            <v:imagedata r:id="rId66" o:title=""/>
          </v:shape>
        </w:pict>
      </w:r>
    </w:p>
    <w:p w:rsidR="00000000" w:rsidDel="00000000" w:rsidP="00000000" w:rsidRDefault="00000000" w:rsidRPr="00000000" w14:paraId="00000161">
      <w:pPr>
        <w:rPr>
          <w:sz w:val="24"/>
          <w:szCs w:val="24"/>
        </w:rPr>
      </w:pPr>
      <w:r w:rsidDel="00000000" w:rsidR="00000000" w:rsidRPr="00000000">
        <w:rPr>
          <w:rtl w:val="0"/>
        </w:rPr>
      </w:r>
      <w:r w:rsidDel="00000000" w:rsidR="00000000" w:rsidRPr="00000000">
        <w:pict>
          <v:shape id="Ink 399" style="position:absolute;margin-left:291.2999212598425pt;margin-top:-3.55pt;width:6.45pt;height:8.65pt;z-index:251749376;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">
            <v:imagedata r:id="rId67" o:title=""/>
          </v:shape>
        </w:pict>
      </w:r>
      <w:r w:rsidDel="00000000" w:rsidR="00000000" w:rsidRPr="00000000">
        <w:pict>
          <v:shape id="Ink 394" style="position:absolute;margin-left:98.6pt;margin-top:9.5pt;width:6.45pt;height:4.25pt;z-index:251748352;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">
            <v:imagedata r:id="rId68" o:title=""/>
          </v:shape>
        </w:pict>
      </w:r>
    </w:p>
    <w:p w:rsidR="00000000" w:rsidDel="00000000" w:rsidP="00000000" w:rsidRDefault="00000000" w:rsidRPr="00000000" w14:paraId="00000162">
      <w:pPr>
        <w:rPr>
          <w:sz w:val="24"/>
          <w:szCs w:val="24"/>
        </w:rPr>
      </w:pPr>
      <w:r w:rsidDel="00000000" w:rsidR="00000000" w:rsidRPr="00000000">
        <w:rPr>
          <w:rtl w:val="0"/>
        </w:rPr>
      </w:r>
      <w:r w:rsidDel="00000000" w:rsidR="00000000" w:rsidRPr="00000000">
        <w:pict>
          <v:shape id="Ink 455" style="position:absolute;margin-left:98.25pt;margin-top:-20.95pt;width:258.25pt;height:68.5pt;z-index:2517544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">
            <v:imagedata r:id="rId69" o:title=""/>
          </v:shape>
        </w:pict>
      </w:r>
    </w:p>
    <w:p w:rsidR="00000000" w:rsidDel="00000000" w:rsidP="00000000" w:rsidRDefault="00000000" w:rsidRPr="00000000" w14:paraId="00000163">
      <w:pPr>
        <w:rPr>
          <w:sz w:val="24"/>
          <w:szCs w:val="24"/>
        </w:rPr>
      </w:pPr>
      <w:r w:rsidDel="00000000" w:rsidR="00000000" w:rsidRPr="00000000">
        <w:rPr>
          <w:rtl w:val="0"/>
        </w:rPr>
      </w:r>
      <w:r w:rsidDel="00000000" w:rsidR="00000000" w:rsidRPr="00000000">
        <w:pict>
          <v:shape id="Ink 409" style="position:absolute;margin-left:118.95pt;margin-top:4.75pt;width:8.05pt;height:11.65pt;z-index:2517524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">
            <v:imagedata r:id="rId70" o:title=""/>
          </v:shape>
        </w:pict>
      </w:r>
    </w:p>
    <w:p w:rsidR="00000000" w:rsidDel="00000000" w:rsidP="00000000" w:rsidRDefault="00000000" w:rsidRPr="00000000" w14:paraId="00000164">
      <w:pPr>
        <w:rPr>
          <w:sz w:val="24"/>
          <w:szCs w:val="24"/>
        </w:rPr>
      </w:pPr>
      <w:r w:rsidDel="00000000" w:rsidR="00000000" w:rsidRPr="00000000">
        <w:rPr>
          <w:rtl w:val="0"/>
        </w:rPr>
      </w:r>
      <w:r w:rsidDel="00000000" w:rsidR="00000000" w:rsidRPr="00000000">
        <w:pict>
          <v:shape id="Ink 456" style="position:absolute;margin-left:287.7pt;margin-top:-13.0pt;width:2.85pt;height:32.75pt;z-index:251755520;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">
            <v:imagedata r:id="rId71" o:title=""/>
          </v:shape>
        </w:pict>
      </w:r>
    </w:p>
    <w:p w:rsidR="00000000" w:rsidDel="00000000" w:rsidP="00000000" w:rsidRDefault="00000000" w:rsidRPr="00000000" w14:paraId="00000165">
      <w:pPr>
        <w:rPr>
          <w:sz w:val="24"/>
          <w:szCs w:val="24"/>
        </w:rPr>
      </w:pPr>
      <w:r w:rsidDel="00000000" w:rsidR="00000000" w:rsidRPr="00000000">
        <w:rPr>
          <w:rtl w:val="0"/>
        </w:rPr>
      </w:r>
      <w:r w:rsidDel="00000000" w:rsidR="00000000" w:rsidRPr="00000000">
        <w:pict>
          <v:shape id="Ink 457" style="position:absolute;margin-left:116.75pt;margin-top:-4.5pt;width:6.3pt;height:9.9pt;z-index:251756544;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">
            <v:imagedata r:id="rId72" o:title=""/>
          </v:shape>
        </w:pict>
      </w:r>
    </w:p>
    <w:p w:rsidR="00000000" w:rsidDel="00000000" w:rsidP="00000000" w:rsidRDefault="00000000" w:rsidRPr="00000000" w14:paraId="00000166">
      <w:pPr>
        <w:rPr>
          <w:sz w:val="24"/>
          <w:szCs w:val="24"/>
        </w:rPr>
      </w:pPr>
      <w:r w:rsidDel="00000000" w:rsidR="00000000" w:rsidRPr="00000000">
        <w:rPr>
          <w:rtl w:val="0"/>
        </w:rPr>
      </w:r>
      <w:r w:rsidDel="00000000" w:rsidR="00000000" w:rsidRPr="00000000">
        <w:pict>
          <v:shape id="Ink 516" style="position:absolute;margin-left:301.85pt;margin-top:-7.5pt;width:41.5pt;height:24.8pt;z-index:251765760;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">
            <v:imagedata r:id="rId73" o:title=""/>
          </v:shape>
        </w:pict>
      </w:r>
      <w:r w:rsidDel="00000000" w:rsidR="00000000" w:rsidRPr="00000000">
        <w:pict>
          <v:shape id="Ink 501" style="position:absolute;margin-left:118.25pt;margin-top:0.75pt;width:169.6pt;height:26.5pt;z-index:251759616;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">
            <v:imagedata r:id="rId74" o:title=""/>
          </v:shape>
        </w:pict>
      </w:r>
      <w:r w:rsidDel="00000000" w:rsidR="00000000" w:rsidRPr="00000000">
        <w:pict>
          <v:shape id="Ink 465" style="position:absolute;margin-left:118.95pt;margin-top:-1.45pt;width:17.3pt;height:11.5pt;z-index:251758592;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">
            <v:imagedata r:id="rId75" o:title=""/>
          </v:shape>
        </w:pict>
      </w:r>
    </w:p>
    <w:p w:rsidR="00000000" w:rsidDel="00000000" w:rsidP="00000000" w:rsidRDefault="00000000" w:rsidRPr="00000000" w14:paraId="00000167">
      <w:pPr>
        <w:rPr>
          <w:sz w:val="24"/>
          <w:szCs w:val="24"/>
        </w:rPr>
      </w:pPr>
      <w:r w:rsidDel="00000000" w:rsidR="00000000" w:rsidRPr="00000000">
        <w:rPr>
          <w:rtl w:val="0"/>
        </w:rPr>
      </w:r>
      <w:r w:rsidDel="00000000" w:rsidR="00000000" w:rsidRPr="00000000">
        <w:pict>
          <v:shape id="Ink 460" style="position:absolute;margin-left:98.7pt;margin-top:-1.75pt;width:5.6pt;height:4.95pt;z-index:251757568;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">
            <v:imagedata r:id="rId76" o:title=""/>
          </v:shape>
        </w:pict>
      </w:r>
    </w:p>
    <w:p w:rsidR="00000000" w:rsidDel="00000000" w:rsidP="00000000" w:rsidRDefault="00000000" w:rsidRPr="00000000" w14:paraId="00000168">
      <w:pPr>
        <w:rPr>
          <w:sz w:val="24"/>
          <w:szCs w:val="24"/>
        </w:rPr>
      </w:pPr>
      <w:r w:rsidDel="00000000" w:rsidR="00000000" w:rsidRPr="00000000">
        <w:rPr>
          <w:rtl w:val="0"/>
        </w:rPr>
      </w:r>
    </w:p>
    <w:p w:rsidR="00000000" w:rsidDel="00000000" w:rsidP="00000000" w:rsidRDefault="00000000" w:rsidRPr="00000000" w14:paraId="00000169">
      <w:pPr>
        <w:rPr>
          <w:sz w:val="24"/>
          <w:szCs w:val="24"/>
        </w:rPr>
      </w:pPr>
      <w:r w:rsidDel="00000000" w:rsidR="00000000" w:rsidRPr="00000000">
        <w:rPr>
          <w:rtl w:val="0"/>
        </w:rPr>
      </w:r>
      <w:r w:rsidDel="00000000" w:rsidR="00000000" w:rsidRPr="00000000">
        <w:pict>
          <v:shape id="Ink 504" style="position:absolute;margin-left:99.45pt;margin-top:5.5pt;width:6.1pt;height:4.05pt;z-index:251760640;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">
            <v:imagedata r:id="rId77" o:title=""/>
          </v:shape>
        </w:pict>
      </w:r>
      <w:r w:rsidDel="00000000" w:rsidR="00000000" w:rsidRPr="00000000">
        <w:pict>
          <v:shape id="Ink 513" style="position:absolute;margin-left:111.3pt;margin-top:17.35pt;width:39.65pt;height:1.35pt;z-index:251762688;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">
            <v:imagedata r:id="rId78" o:title=""/>
          </v:shape>
        </w:pict>
      </w:r>
      <w:r w:rsidDel="00000000" w:rsidR="00000000" w:rsidRPr="00000000">
        <w:pict>
          <v:shape id="Ink 512" style="position:absolute;margin-left:119.95pt;margin-top:-1.55pt;width:31.3pt;height:13.1pt;z-index:251761664;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">
            <v:imagedata r:id="rId79" o:title=""/>
          </v:shape>
        </w:pict>
      </w:r>
      <w:r w:rsidDel="00000000" w:rsidR="00000000" w:rsidRPr="00000000">
        <w:pict>
          <v:shape id="Ink 517" style="position:absolute;margin-left:167.0pt;margin-top:-5.55pt;width:34.05pt;height:18.5pt;z-index:251766784;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">
            <v:imagedata r:id="rId80" o:title=""/>
          </v:shape>
        </w:pict>
      </w:r>
    </w:p>
    <w:p w:rsidR="00000000" w:rsidDel="00000000" w:rsidP="00000000" w:rsidRDefault="00000000" w:rsidRPr="00000000" w14:paraId="0000016A">
      <w:pPr>
        <w:rPr>
          <w:sz w:val="24"/>
          <w:szCs w:val="24"/>
        </w:rPr>
      </w:pPr>
      <w:r w:rsidDel="00000000" w:rsidR="00000000" w:rsidRPr="00000000">
        <w:rPr>
          <w:rtl w:val="0"/>
        </w:rPr>
      </w:r>
    </w:p>
    <w:p w:rsidR="00000000" w:rsidDel="00000000" w:rsidP="00000000" w:rsidRDefault="00000000" w:rsidRPr="00000000" w14:paraId="0000016B">
      <w:pPr>
        <w:rPr>
          <w:sz w:val="24"/>
          <w:szCs w:val="24"/>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tabs>
          <w:tab w:val="right" w:pos="9356"/>
        </w:tabs>
        <w:rPr/>
      </w:pPr>
      <w:r w:rsidDel="00000000" w:rsidR="00000000" w:rsidRPr="00000000">
        <w:rPr>
          <w:rtl w:val="0"/>
        </w:rPr>
      </w:r>
    </w:p>
    <w:p w:rsidR="00000000" w:rsidDel="00000000" w:rsidP="00000000" w:rsidRDefault="00000000" w:rsidRPr="00000000" w14:paraId="0000016E">
      <w:pPr>
        <w:tabs>
          <w:tab w:val="right" w:pos="9356"/>
        </w:tabs>
        <w:rPr/>
      </w:pPr>
      <w:r w:rsidDel="00000000" w:rsidR="00000000" w:rsidRPr="00000000">
        <w:rPr>
          <w:rtl w:val="0"/>
        </w:rPr>
      </w:r>
    </w:p>
    <w:p w:rsidR="00000000" w:rsidDel="00000000" w:rsidP="00000000" w:rsidRDefault="00000000" w:rsidRPr="00000000" w14:paraId="0000016F">
      <w:pPr>
        <w:tabs>
          <w:tab w:val="right" w:pos="9356"/>
        </w:tabs>
        <w:rPr/>
      </w:pPr>
      <w:r w:rsidDel="00000000" w:rsidR="00000000" w:rsidRPr="00000000">
        <w:rPr>
          <w:rtl w:val="0"/>
        </w:rPr>
      </w:r>
    </w:p>
    <w:p w:rsidR="00000000" w:rsidDel="00000000" w:rsidP="00000000" w:rsidRDefault="00000000" w:rsidRPr="00000000" w14:paraId="00000170">
      <w:pPr>
        <w:tabs>
          <w:tab w:val="right" w:pos="9356"/>
        </w:tabs>
        <w:rPr/>
      </w:pPr>
      <w:r w:rsidDel="00000000" w:rsidR="00000000" w:rsidRPr="00000000">
        <w:rPr>
          <w:rtl w:val="0"/>
        </w:rPr>
      </w:r>
    </w:p>
    <w:p w:rsidR="00000000" w:rsidDel="00000000" w:rsidP="00000000" w:rsidRDefault="00000000" w:rsidRPr="00000000" w14:paraId="00000171">
      <w:pPr>
        <w:tabs>
          <w:tab w:val="right" w:pos="9356"/>
        </w:tabs>
        <w:rPr/>
      </w:pPr>
      <w:r w:rsidDel="00000000" w:rsidR="00000000" w:rsidRPr="00000000">
        <w:rPr>
          <w:rtl w:val="0"/>
        </w:rPr>
      </w:r>
    </w:p>
    <w:p w:rsidR="00000000" w:rsidDel="00000000" w:rsidP="00000000" w:rsidRDefault="00000000" w:rsidRPr="00000000" w14:paraId="00000172">
      <w:pPr>
        <w:tabs>
          <w:tab w:val="right" w:pos="9356"/>
        </w:tabs>
        <w:rPr/>
      </w:pPr>
      <w:r w:rsidDel="00000000" w:rsidR="00000000" w:rsidRPr="00000000">
        <w:rPr>
          <w:rtl w:val="0"/>
        </w:rPr>
      </w:r>
    </w:p>
    <w:p w:rsidR="00000000" w:rsidDel="00000000" w:rsidP="00000000" w:rsidRDefault="00000000" w:rsidRPr="00000000" w14:paraId="00000173">
      <w:pPr>
        <w:tabs>
          <w:tab w:val="right" w:pos="9356"/>
        </w:tabs>
        <w:rPr/>
      </w:pPr>
      <w:r w:rsidDel="00000000" w:rsidR="00000000" w:rsidRPr="00000000">
        <w:rPr>
          <w:rtl w:val="0"/>
        </w:rPr>
      </w:r>
    </w:p>
    <w:p w:rsidR="00000000" w:rsidDel="00000000" w:rsidP="00000000" w:rsidRDefault="00000000" w:rsidRPr="00000000" w14:paraId="00000174">
      <w:pPr>
        <w:tabs>
          <w:tab w:val="right" w:pos="9356"/>
        </w:tabs>
        <w:rPr/>
      </w:pPr>
      <w:r w:rsidDel="00000000" w:rsidR="00000000" w:rsidRPr="00000000">
        <w:rPr>
          <w:rtl w:val="0"/>
        </w:rPr>
      </w:r>
    </w:p>
    <w:p w:rsidR="00000000" w:rsidDel="00000000" w:rsidP="00000000" w:rsidRDefault="00000000" w:rsidRPr="00000000" w14:paraId="00000175">
      <w:pPr>
        <w:tabs>
          <w:tab w:val="right" w:pos="9356"/>
        </w:tabs>
        <w:rPr/>
      </w:pPr>
      <w:r w:rsidDel="00000000" w:rsidR="00000000" w:rsidRPr="00000000">
        <w:rPr>
          <w:rtl w:val="0"/>
        </w:rPr>
      </w:r>
    </w:p>
    <w:p w:rsidR="00000000" w:rsidDel="00000000" w:rsidP="00000000" w:rsidRDefault="00000000" w:rsidRPr="00000000" w14:paraId="00000176">
      <w:pPr>
        <w:tabs>
          <w:tab w:val="right" w:pos="9356"/>
        </w:tabs>
        <w:rPr/>
      </w:pPr>
      <w:r w:rsidDel="00000000" w:rsidR="00000000" w:rsidRPr="00000000">
        <w:rPr>
          <w:rtl w:val="0"/>
        </w:rPr>
      </w:r>
    </w:p>
    <w:p w:rsidR="00000000" w:rsidDel="00000000" w:rsidP="00000000" w:rsidRDefault="00000000" w:rsidRPr="00000000" w14:paraId="00000177">
      <w:pPr>
        <w:tabs>
          <w:tab w:val="right" w:pos="9356"/>
        </w:tabs>
        <w:rPr/>
      </w:pPr>
      <w:r w:rsidDel="00000000" w:rsidR="00000000" w:rsidRPr="00000000">
        <w:rPr>
          <w:rtl w:val="0"/>
        </w:rPr>
      </w:r>
    </w:p>
    <w:p w:rsidR="00000000" w:rsidDel="00000000" w:rsidP="00000000" w:rsidRDefault="00000000" w:rsidRPr="00000000" w14:paraId="00000178">
      <w:pPr>
        <w:tabs>
          <w:tab w:val="right" w:pos="9356"/>
        </w:tabs>
        <w:rPr/>
      </w:pPr>
      <w:r w:rsidDel="00000000" w:rsidR="00000000" w:rsidRPr="00000000">
        <w:rPr>
          <w:rtl w:val="0"/>
        </w:rPr>
      </w:r>
    </w:p>
    <w:p w:rsidR="00000000" w:rsidDel="00000000" w:rsidP="00000000" w:rsidRDefault="00000000" w:rsidRPr="00000000" w14:paraId="00000179">
      <w:pPr>
        <w:tabs>
          <w:tab w:val="right" w:pos="9356"/>
        </w:tabs>
        <w:rPr/>
      </w:pPr>
      <w:r w:rsidDel="00000000" w:rsidR="00000000" w:rsidRPr="00000000">
        <w:rPr>
          <w:rtl w:val="0"/>
        </w:rPr>
      </w:r>
    </w:p>
    <w:p w:rsidR="00000000" w:rsidDel="00000000" w:rsidP="00000000" w:rsidRDefault="00000000" w:rsidRPr="00000000" w14:paraId="0000017A">
      <w:pPr>
        <w:tabs>
          <w:tab w:val="right" w:pos="9356"/>
        </w:tabs>
        <w:rPr/>
      </w:pPr>
      <w:r w:rsidDel="00000000" w:rsidR="00000000" w:rsidRPr="00000000">
        <w:rPr>
          <w:rtl w:val="0"/>
        </w:rPr>
      </w:r>
    </w:p>
    <w:p w:rsidR="00000000" w:rsidDel="00000000" w:rsidP="00000000" w:rsidRDefault="00000000" w:rsidRPr="00000000" w14:paraId="0000017B">
      <w:pPr>
        <w:tabs>
          <w:tab w:val="right" w:pos="9356"/>
        </w:tabs>
        <w:rPr/>
      </w:pPr>
      <w:r w:rsidDel="00000000" w:rsidR="00000000" w:rsidRPr="00000000">
        <w:rPr>
          <w:rtl w:val="0"/>
        </w:rPr>
      </w:r>
    </w:p>
    <w:p w:rsidR="00000000" w:rsidDel="00000000" w:rsidP="00000000" w:rsidRDefault="00000000" w:rsidRPr="00000000" w14:paraId="0000017C">
      <w:pPr>
        <w:tabs>
          <w:tab w:val="right" w:pos="9356"/>
        </w:tabs>
        <w:rPr/>
      </w:pPr>
      <w:r w:rsidDel="00000000" w:rsidR="00000000" w:rsidRPr="00000000">
        <w:rPr>
          <w:rtl w:val="0"/>
        </w:rPr>
      </w:r>
    </w:p>
    <w:p w:rsidR="00000000" w:rsidDel="00000000" w:rsidP="00000000" w:rsidRDefault="00000000" w:rsidRPr="00000000" w14:paraId="0000017D">
      <w:pPr>
        <w:tabs>
          <w:tab w:val="right" w:pos="9356"/>
        </w:tabs>
        <w:rPr/>
      </w:pPr>
      <w:r w:rsidDel="00000000" w:rsidR="00000000" w:rsidRPr="00000000">
        <w:rPr>
          <w:rtl w:val="0"/>
        </w:rPr>
      </w:r>
    </w:p>
    <w:p w:rsidR="00000000" w:rsidDel="00000000" w:rsidP="00000000" w:rsidRDefault="00000000" w:rsidRPr="00000000" w14:paraId="0000017E">
      <w:pPr>
        <w:tabs>
          <w:tab w:val="right" w:pos="9356"/>
        </w:tabs>
        <w:rPr/>
      </w:pPr>
      <w:r w:rsidDel="00000000" w:rsidR="00000000" w:rsidRPr="00000000">
        <w:rPr>
          <w:rtl w:val="0"/>
        </w:rPr>
      </w:r>
    </w:p>
    <w:p w:rsidR="00000000" w:rsidDel="00000000" w:rsidP="00000000" w:rsidRDefault="00000000" w:rsidRPr="00000000" w14:paraId="0000017F">
      <w:pPr>
        <w:tabs>
          <w:tab w:val="right" w:pos="9356"/>
        </w:tabs>
        <w:ind w:left="720" w:hanging="720"/>
        <w:rPr>
          <w:b w:val="1"/>
        </w:rPr>
      </w:pPr>
      <w:r w:rsidDel="00000000" w:rsidR="00000000" w:rsidRPr="00000000">
        <w:rPr>
          <w:rtl w:val="0"/>
        </w:rPr>
      </w:r>
    </w:p>
    <w:p w:rsidR="00000000" w:rsidDel="00000000" w:rsidP="00000000" w:rsidRDefault="00000000" w:rsidRPr="00000000" w14:paraId="00000180">
      <w:pPr>
        <w:tabs>
          <w:tab w:val="right" w:pos="9356"/>
        </w:tabs>
        <w:ind w:left="720" w:hanging="720"/>
        <w:rPr>
          <w:b w:val="1"/>
        </w:rPr>
      </w:pPr>
      <w:r w:rsidDel="00000000" w:rsidR="00000000" w:rsidRPr="00000000">
        <w:rPr>
          <w:rtl w:val="0"/>
        </w:rPr>
      </w:r>
    </w:p>
    <w:p w:rsidR="00000000" w:rsidDel="00000000" w:rsidP="00000000" w:rsidRDefault="00000000" w:rsidRPr="00000000" w14:paraId="00000181">
      <w:pPr>
        <w:jc w:val="center"/>
        <w:rPr>
          <w:b w:val="1"/>
        </w:rPr>
      </w:pPr>
      <w:r w:rsidDel="00000000" w:rsidR="00000000" w:rsidRPr="00000000">
        <w:rPr>
          <w:rtl w:val="0"/>
        </w:rPr>
      </w:r>
    </w:p>
    <w:p w:rsidR="00000000" w:rsidDel="00000000" w:rsidP="00000000" w:rsidRDefault="00000000" w:rsidRPr="00000000" w14:paraId="00000182">
      <w:pPr>
        <w:rPr>
          <w:b w:val="1"/>
        </w:rPr>
      </w:pPr>
      <w:r w:rsidDel="00000000" w:rsidR="00000000" w:rsidRPr="00000000">
        <w:rPr>
          <w:rtl w:val="0"/>
        </w:rPr>
      </w:r>
    </w:p>
    <w:p w:rsidR="00000000" w:rsidDel="00000000" w:rsidP="00000000" w:rsidRDefault="00000000" w:rsidRPr="00000000" w14:paraId="00000183">
      <w:pPr>
        <w:rPr>
          <w:b w:val="1"/>
        </w:rPr>
      </w:pPr>
      <w:r w:rsidDel="00000000" w:rsidR="00000000" w:rsidRPr="00000000">
        <w:rPr>
          <w:rtl w:val="0"/>
        </w:rPr>
      </w:r>
    </w:p>
    <w:p w:rsidR="00000000" w:rsidDel="00000000" w:rsidP="00000000" w:rsidRDefault="00000000" w:rsidRPr="00000000" w14:paraId="00000184">
      <w:pPr>
        <w:tabs>
          <w:tab w:val="right" w:pos="9356"/>
        </w:tabs>
        <w:rPr>
          <w:b w:val="1"/>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b w:val="1"/>
        </w:rPr>
      </w:pPr>
      <w:r w:rsidDel="00000000" w:rsidR="00000000" w:rsidRPr="00000000">
        <w:rPr>
          <w:rtl w:val="0"/>
        </w:rPr>
      </w:r>
    </w:p>
    <w:p w:rsidR="00000000" w:rsidDel="00000000" w:rsidP="00000000" w:rsidRDefault="00000000" w:rsidRPr="00000000" w14:paraId="0000018A">
      <w:pPr>
        <w:ind w:left="720" w:hanging="720"/>
        <w:rPr>
          <w:b w:val="1"/>
        </w:rPr>
      </w:pPr>
      <w:r w:rsidDel="00000000" w:rsidR="00000000" w:rsidRPr="00000000">
        <w:br w:type="page"/>
      </w:r>
      <w:r w:rsidDel="00000000" w:rsidR="00000000" w:rsidRPr="00000000">
        <w:rPr>
          <w:rtl w:val="0"/>
        </w:rPr>
      </w:r>
    </w:p>
    <w:p w:rsidR="00000000" w:rsidDel="00000000" w:rsidP="00000000" w:rsidRDefault="00000000" w:rsidRPr="00000000" w14:paraId="0000018B">
      <w:pPr>
        <w:rPr>
          <w:b w:val="1"/>
        </w:rPr>
      </w:pPr>
      <w:r w:rsidDel="00000000" w:rsidR="00000000" w:rsidRPr="00000000">
        <w:rPr>
          <w:b w:val="1"/>
          <w:rtl w:val="0"/>
        </w:rPr>
        <w:t xml:space="preserve">Question 17 {2.3.19}</w:t>
        <w:tab/>
        <w:tab/>
        <w:tab/>
        <w:tab/>
        <w:tab/>
        <w:tab/>
        <w:tab/>
        <w:t xml:space="preserve">(3, 2, 3, 4 = 12 marks)</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particles position (in metres) with respect to time (in seconds) is given by the following equation:</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Arial" w:cs="Arial" w:eastAsia="Arial" w:hAnsi="Arial"/>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s</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t</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t</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3</m:t>
                </m:r>
              </m:sup>
            </m:sSup>
          </m:num>
          <m:den>
            <m:r>
              <w:rPr>
                <w:rFonts w:ascii="Cambria Math" w:cs="Cambria Math" w:eastAsia="Cambria Math" w:hAnsi="Cambria Math"/>
                <w:b w:val="0"/>
                <w:i w:val="0"/>
                <w:smallCaps w:val="0"/>
                <w:strike w:val="0"/>
                <w:color w:val="000000"/>
                <w:sz w:val="22"/>
                <w:szCs w:val="22"/>
                <w:u w:val="none"/>
                <w:shd w:fill="auto" w:val="clear"/>
                <w:vertAlign w:val="baseline"/>
              </w:rPr>
              <m:t xml:space="preserve">3</m:t>
            </m:r>
          </m:den>
        </m:f>
        <m:r>
          <w:rPr>
            <w:rFonts w:ascii="Cambria Math" w:cs="Cambria Math" w:eastAsia="Cambria Math" w:hAnsi="Cambria Math"/>
            <w:b w:val="0"/>
            <w:i w:val="0"/>
            <w:smallCaps w:val="0"/>
            <w:strike w:val="0"/>
            <w:color w:val="000000"/>
            <w:sz w:val="22"/>
            <w:szCs w:val="22"/>
            <w:u w:val="none"/>
            <w:shd w:fill="auto" w:val="clear"/>
            <w:vertAlign w:val="baseline"/>
          </w:rPr>
          <m:t xml:space="preserve">-5</m:t>
        </m:r>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t</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sup>
        </m:sSup>
        <m:r>
          <w:rPr>
            <w:rFonts w:ascii="Cambria Math" w:cs="Cambria Math" w:eastAsia="Cambria Math" w:hAnsi="Cambria Math"/>
            <w:b w:val="0"/>
            <w:i w:val="0"/>
            <w:smallCaps w:val="0"/>
            <w:strike w:val="0"/>
            <w:color w:val="000000"/>
            <w:sz w:val="22"/>
            <w:szCs w:val="22"/>
            <w:u w:val="none"/>
            <w:shd w:fill="auto" w:val="clear"/>
            <w:vertAlign w:val="baseline"/>
          </w:rPr>
          <m:t xml:space="preserve">+at+b</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ab/>
        <w:t xml:space="preserve">where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0≤t≤8s</m:t>
        </m:r>
      </m:oMath>
      <w:r w:rsidDel="00000000" w:rsidR="00000000" w:rsidRPr="00000000">
        <w:rPr>
          <w:rtl w:val="0"/>
        </w:rPr>
      </w:r>
    </w:p>
    <w:p w:rsidR="00000000" w:rsidDel="00000000" w:rsidP="00000000" w:rsidRDefault="00000000" w:rsidRPr="00000000" w14:paraId="0000018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Given that the particle is initially at the origin and has a displacement of 27 metres at 3 seconds, determine the values of a &amp; b. </w:t>
        <w:tab/>
        <w:tab/>
        <w:tab/>
      </w:r>
    </w:p>
    <w:tbl>
      <w:tblPr>
        <w:tblStyle w:val="Table5"/>
        <w:tblW w:w="8220.0" w:type="dxa"/>
        <w:jc w:val="left"/>
        <w:tblInd w:w="10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20"/>
        <w:tblGridChange w:id="0">
          <w:tblGrid>
            <w:gridCol w:w="8220"/>
          </w:tblGrid>
        </w:tblGridChange>
      </w:tblGrid>
      <w:tr>
        <w:trPr>
          <w:cantSplit w:val="0"/>
          <w:tblHeader w:val="0"/>
        </w:trPr>
        <w:tc>
          <w:tcPr/>
          <w:p w:rsidR="00000000" w:rsidDel="00000000" w:rsidP="00000000" w:rsidRDefault="00000000" w:rsidRPr="00000000" w14:paraId="0000018F">
            <w:pPr>
              <w:jc w:val="center"/>
              <w:rPr>
                <w:rFonts w:ascii="Cambria Math" w:cs="Cambria Math" w:eastAsia="Cambria Math" w:hAnsi="Cambria Math"/>
                <w:b w:val="0"/>
                <w:i w:val="0"/>
                <w:smallCaps w:val="0"/>
                <w:strike w:val="0"/>
                <w:color w:val="ff0000"/>
                <w:sz w:val="22"/>
                <w:szCs w:val="22"/>
                <w:u w:val="none"/>
                <w:shd w:fill="auto" w:val="clear"/>
                <w:vertAlign w:val="baseline"/>
              </w:rPr>
            </w:pPr>
            <m:oMath>
              <m:r>
                <w:rPr>
                  <w:rFonts w:ascii="Cambria Math" w:cs="Cambria Math" w:eastAsia="Cambria Math" w:hAnsi="Cambria Math"/>
                  <w:b w:val="0"/>
                  <w:i w:val="0"/>
                  <w:smallCaps w:val="0"/>
                  <w:strike w:val="0"/>
                  <w:color w:val="ff0000"/>
                  <w:sz w:val="22"/>
                  <w:szCs w:val="22"/>
                  <w:u w:val="none"/>
                  <w:shd w:fill="auto" w:val="clear"/>
                  <w:vertAlign w:val="baseline"/>
                </w:rPr>
                <m:t xml:space="preserve">S</m:t>
              </m:r>
              <m:d>
                <m:dPr>
                  <m:begChr m:val="("/>
                  <m:endChr m:val=")"/>
                  <m:ctrlPr>
                    <w:rPr>
                      <w:rFonts w:ascii="Cambria Math" w:cs="Cambria Math" w:eastAsia="Cambria Math" w:hAnsi="Cambria Math"/>
                      <w:b w:val="0"/>
                      <w:i w:val="0"/>
                      <w:smallCaps w:val="0"/>
                      <w:strike w:val="0"/>
                      <w:color w:val="ff0000"/>
                      <w:sz w:val="22"/>
                      <w:szCs w:val="22"/>
                      <w:u w:val="none"/>
                      <w:shd w:fill="auto" w:val="clear"/>
                      <w:vertAlign w:val="baseline"/>
                    </w:rPr>
                  </m:ctrlPr>
                </m:dPr>
                <m:e>
                  <m:r>
                    <w:rPr>
                      <w:rFonts w:ascii="Cambria Math" w:cs="Cambria Math" w:eastAsia="Cambria Math" w:hAnsi="Cambria Math"/>
                      <w:b w:val="0"/>
                      <w:i w:val="0"/>
                      <w:smallCaps w:val="0"/>
                      <w:strike w:val="0"/>
                      <w:color w:val="ff0000"/>
                      <w:sz w:val="22"/>
                      <w:szCs w:val="22"/>
                      <w:u w:val="none"/>
                      <w:shd w:fill="auto" w:val="clear"/>
                      <w:vertAlign w:val="baseline"/>
                    </w:rPr>
                    <m:t xml:space="preserve">0</m:t>
                  </m:r>
                </m:e>
              </m:d>
              <m:r>
                <w:rPr>
                  <w:rFonts w:ascii="Cambria Math" w:cs="Cambria Math" w:eastAsia="Cambria Math" w:hAnsi="Cambria Math"/>
                  <w:b w:val="0"/>
                  <w:i w:val="0"/>
                  <w:smallCaps w:val="0"/>
                  <w:strike w:val="0"/>
                  <w:color w:val="ff0000"/>
                  <w:sz w:val="22"/>
                  <w:szCs w:val="22"/>
                  <w:u w:val="none"/>
                  <w:shd w:fill="auto" w:val="clear"/>
                  <w:vertAlign w:val="baseline"/>
                </w:rPr>
                <m:t xml:space="preserve">=0</m:t>
              </m:r>
            </m:oMath>
            <w:r w:rsidDel="00000000" w:rsidR="00000000" w:rsidRPr="00000000">
              <w:rPr>
                <w:rtl w:val="0"/>
              </w:rPr>
            </w:r>
          </w:p>
          <w:p w:rsidR="00000000" w:rsidDel="00000000" w:rsidP="00000000" w:rsidRDefault="00000000" w:rsidRPr="00000000" w14:paraId="00000190">
            <w:pPr>
              <w:jc w:val="center"/>
              <w:rPr>
                <w:rFonts w:ascii="Cambria Math" w:cs="Cambria Math" w:eastAsia="Cambria Math" w:hAnsi="Cambria Math"/>
                <w:b w:val="0"/>
                <w:i w:val="0"/>
                <w:smallCaps w:val="0"/>
                <w:strike w:val="0"/>
                <w:color w:val="ff0000"/>
                <w:sz w:val="22"/>
                <w:szCs w:val="22"/>
                <w:u w:val="none"/>
                <w:shd w:fill="auto" w:val="clear"/>
                <w:vertAlign w:val="baseline"/>
              </w:rPr>
            </w:pPr>
            <m:oMath>
              <m:r>
                <w:rPr>
                  <w:rFonts w:ascii="Cambria Math" w:cs="Cambria Math" w:eastAsia="Cambria Math" w:hAnsi="Cambria Math"/>
                  <w:b w:val="0"/>
                  <w:i w:val="0"/>
                  <w:smallCaps w:val="0"/>
                  <w:strike w:val="0"/>
                  <w:color w:val="ff0000"/>
                  <w:sz w:val="22"/>
                  <w:szCs w:val="22"/>
                  <w:u w:val="none"/>
                  <w:shd w:fill="auto" w:val="clear"/>
                  <w:vertAlign w:val="baseline"/>
                </w:rPr>
                <m:t xml:space="preserve">∴b=0       </m:t>
              </m:r>
            </m:oMath>
            <w:r w:rsidDel="00000000" w:rsidR="00000000" w:rsidRPr="00000000">
              <w:rPr>
                <w:rtl w:val="0"/>
              </w:rPr>
            </w:r>
          </w:p>
          <w:p w:rsidR="00000000" w:rsidDel="00000000" w:rsidP="00000000" w:rsidRDefault="00000000" w:rsidRPr="00000000" w14:paraId="00000191">
            <w:pPr>
              <w:jc w:val="center"/>
              <w:rPr>
                <w:rFonts w:ascii="Cambria Math" w:cs="Cambria Math" w:eastAsia="Cambria Math" w:hAnsi="Cambria Math"/>
                <w:b w:val="0"/>
                <w:i w:val="0"/>
                <w:smallCaps w:val="0"/>
                <w:strike w:val="0"/>
                <w:color w:val="ff0000"/>
                <w:sz w:val="22"/>
                <w:szCs w:val="22"/>
                <w:u w:val="none"/>
                <w:shd w:fill="auto" w:val="clear"/>
                <w:vertAlign w:val="baseline"/>
              </w:rPr>
            </w:pPr>
            <m:oMath>
              <m:r>
                <w:rPr>
                  <w:rFonts w:ascii="Cambria Math" w:cs="Cambria Math" w:eastAsia="Cambria Math" w:hAnsi="Cambria Math"/>
                  <w:b w:val="0"/>
                  <w:i w:val="0"/>
                  <w:smallCaps w:val="0"/>
                  <w:strike w:val="0"/>
                  <w:color w:val="ff0000"/>
                  <w:sz w:val="22"/>
                  <w:szCs w:val="22"/>
                  <w:u w:val="none"/>
                  <w:shd w:fill="auto" w:val="clear"/>
                  <w:vertAlign w:val="baseline"/>
                </w:rPr>
                <m:t xml:space="preserve">S</m:t>
              </m:r>
              <m:d>
                <m:dPr>
                  <m:begChr m:val="("/>
                  <m:endChr m:val=")"/>
                  <m:ctrlPr>
                    <w:rPr>
                      <w:rFonts w:ascii="Cambria Math" w:cs="Cambria Math" w:eastAsia="Cambria Math" w:hAnsi="Cambria Math"/>
                      <w:b w:val="0"/>
                      <w:i w:val="0"/>
                      <w:smallCaps w:val="0"/>
                      <w:strike w:val="0"/>
                      <w:color w:val="ff0000"/>
                      <w:sz w:val="22"/>
                      <w:szCs w:val="22"/>
                      <w:u w:val="none"/>
                      <w:shd w:fill="auto" w:val="clear"/>
                      <w:vertAlign w:val="baseline"/>
                    </w:rPr>
                  </m:ctrlPr>
                </m:dPr>
                <m:e>
                  <m:r>
                    <w:rPr>
                      <w:rFonts w:ascii="Cambria Math" w:cs="Cambria Math" w:eastAsia="Cambria Math" w:hAnsi="Cambria Math"/>
                      <w:b w:val="0"/>
                      <w:i w:val="0"/>
                      <w:smallCaps w:val="0"/>
                      <w:strike w:val="0"/>
                      <w:color w:val="ff0000"/>
                      <w:sz w:val="22"/>
                      <w:szCs w:val="22"/>
                      <w:u w:val="none"/>
                      <w:shd w:fill="auto" w:val="clear"/>
                      <w:vertAlign w:val="baseline"/>
                    </w:rPr>
                    <m:t xml:space="preserve">3</m:t>
                  </m:r>
                </m:e>
              </m:d>
              <m:r>
                <w:rPr>
                  <w:rFonts w:ascii="Cambria Math" w:cs="Cambria Math" w:eastAsia="Cambria Math" w:hAnsi="Cambria Math"/>
                  <w:b w:val="0"/>
                  <w:i w:val="0"/>
                  <w:smallCaps w:val="0"/>
                  <w:strike w:val="0"/>
                  <w:color w:val="ff0000"/>
                  <w:sz w:val="22"/>
                  <w:szCs w:val="22"/>
                  <w:u w:val="none"/>
                  <w:shd w:fill="auto" w:val="clear"/>
                  <w:vertAlign w:val="baseline"/>
                </w:rPr>
                <m:t xml:space="preserve">=27</m:t>
              </m:r>
            </m:oMath>
            <w:r w:rsidDel="00000000" w:rsidR="00000000" w:rsidRPr="00000000">
              <w:rPr>
                <w:rtl w:val="0"/>
              </w:rPr>
            </w:r>
          </w:p>
          <w:p w:rsidR="00000000" w:rsidDel="00000000" w:rsidP="00000000" w:rsidRDefault="00000000" w:rsidRPr="00000000" w14:paraId="00000192">
            <w:pPr>
              <w:jc w:val="center"/>
              <w:rPr>
                <w:rFonts w:ascii="Cambria Math" w:cs="Cambria Math" w:eastAsia="Cambria Math" w:hAnsi="Cambria Math"/>
                <w:b w:val="0"/>
                <w:i w:val="0"/>
                <w:smallCaps w:val="0"/>
                <w:strike w:val="0"/>
                <w:color w:val="ff0000"/>
                <w:sz w:val="22"/>
                <w:szCs w:val="22"/>
                <w:u w:val="none"/>
                <w:shd w:fill="auto" w:val="clear"/>
                <w:vertAlign w:val="baseline"/>
              </w:rPr>
            </w:pPr>
            <m:oMath>
              <m:r>
                <w:rPr>
                  <w:rFonts w:ascii="Cambria Math" w:cs="Cambria Math" w:eastAsia="Cambria Math" w:hAnsi="Cambria Math"/>
                  <w:b w:val="0"/>
                  <w:i w:val="0"/>
                  <w:smallCaps w:val="0"/>
                  <w:strike w:val="0"/>
                  <w:color w:val="ff0000"/>
                  <w:sz w:val="22"/>
                  <w:szCs w:val="22"/>
                  <w:u w:val="none"/>
                  <w:shd w:fill="auto" w:val="clear"/>
                  <w:vertAlign w:val="baseline"/>
                </w:rPr>
                <m:t xml:space="preserve">27=</m:t>
              </m:r>
              <m:f>
                <m:fPr>
                  <m:ctrlPr>
                    <w:rPr>
                      <w:rFonts w:ascii="Cambria Math" w:cs="Cambria Math" w:eastAsia="Cambria Math" w:hAnsi="Cambria Math"/>
                      <w:b w:val="0"/>
                      <w:i w:val="0"/>
                      <w:smallCaps w:val="0"/>
                      <w:strike w:val="0"/>
                      <w:color w:val="ff0000"/>
                      <w:sz w:val="22"/>
                      <w:szCs w:val="22"/>
                      <w:u w:val="none"/>
                      <w:shd w:fill="auto" w:val="clear"/>
                      <w:vertAlign w:val="baseline"/>
                    </w:rPr>
                  </m:ctrlPr>
                </m:fPr>
                <m:num>
                  <m:sSup>
                    <m:sSupPr>
                      <m:ctrlPr>
                        <w:rPr>
                          <w:rFonts w:ascii="Cambria Math" w:cs="Cambria Math" w:eastAsia="Cambria Math" w:hAnsi="Cambria Math"/>
                          <w:b w:val="0"/>
                          <w:i w:val="0"/>
                          <w:smallCaps w:val="0"/>
                          <w:strike w:val="0"/>
                          <w:color w:val="ff0000"/>
                          <w:sz w:val="22"/>
                          <w:szCs w:val="22"/>
                          <w:u w:val="none"/>
                          <w:shd w:fill="auto" w:val="clear"/>
                          <w:vertAlign w:val="baseline"/>
                        </w:rPr>
                      </m:ctrlPr>
                    </m:sSupPr>
                    <m:e>
                      <m:d>
                        <m:dPr>
                          <m:begChr m:val="("/>
                          <m:endChr m:val=")"/>
                          <m:ctrlPr>
                            <w:rPr>
                              <w:rFonts w:ascii="Cambria Math" w:cs="Cambria Math" w:eastAsia="Cambria Math" w:hAnsi="Cambria Math"/>
                              <w:b w:val="0"/>
                              <w:i w:val="0"/>
                              <w:smallCaps w:val="0"/>
                              <w:strike w:val="0"/>
                              <w:color w:val="ff0000"/>
                              <w:sz w:val="22"/>
                              <w:szCs w:val="22"/>
                              <w:u w:val="none"/>
                              <w:shd w:fill="auto" w:val="clear"/>
                              <w:vertAlign w:val="baseline"/>
                            </w:rPr>
                          </m:ctrlPr>
                        </m:dPr>
                        <m:e>
                          <m:r>
                            <w:rPr>
                              <w:rFonts w:ascii="Cambria Math" w:cs="Cambria Math" w:eastAsia="Cambria Math" w:hAnsi="Cambria Math"/>
                              <w:b w:val="0"/>
                              <w:i w:val="0"/>
                              <w:smallCaps w:val="0"/>
                              <w:strike w:val="0"/>
                              <w:color w:val="ff0000"/>
                              <w:sz w:val="22"/>
                              <w:szCs w:val="22"/>
                              <w:u w:val="none"/>
                              <w:shd w:fill="auto" w:val="clear"/>
                              <w:vertAlign w:val="baseline"/>
                            </w:rPr>
                            <m:t xml:space="preserve">3</m:t>
                          </m:r>
                        </m:e>
                      </m:d>
                    </m:e>
                    <m:sup>
                      <m:r>
                        <w:rPr>
                          <w:rFonts w:ascii="Cambria Math" w:cs="Cambria Math" w:eastAsia="Cambria Math" w:hAnsi="Cambria Math"/>
                          <w:b w:val="0"/>
                          <w:i w:val="0"/>
                          <w:smallCaps w:val="0"/>
                          <w:strike w:val="0"/>
                          <w:color w:val="ff0000"/>
                          <w:sz w:val="22"/>
                          <w:szCs w:val="22"/>
                          <w:u w:val="none"/>
                          <w:shd w:fill="auto" w:val="clear"/>
                          <w:vertAlign w:val="baseline"/>
                        </w:rPr>
                        <m:t xml:space="preserve">3</m:t>
                      </m:r>
                    </m:sup>
                  </m:sSup>
                </m:num>
                <m:den>
                  <m:r>
                    <w:rPr>
                      <w:rFonts w:ascii="Cambria Math" w:cs="Cambria Math" w:eastAsia="Cambria Math" w:hAnsi="Cambria Math"/>
                      <w:b w:val="0"/>
                      <w:i w:val="0"/>
                      <w:smallCaps w:val="0"/>
                      <w:strike w:val="0"/>
                      <w:color w:val="ff0000"/>
                      <w:sz w:val="22"/>
                      <w:szCs w:val="22"/>
                      <w:u w:val="none"/>
                      <w:shd w:fill="auto" w:val="clear"/>
                      <w:vertAlign w:val="baseline"/>
                    </w:rPr>
                    <m:t xml:space="preserve">3</m:t>
                  </m:r>
                </m:den>
              </m:f>
              <m:r>
                <w:rPr>
                  <w:rFonts w:ascii="Cambria Math" w:cs="Cambria Math" w:eastAsia="Cambria Math" w:hAnsi="Cambria Math"/>
                  <w:b w:val="0"/>
                  <w:i w:val="0"/>
                  <w:smallCaps w:val="0"/>
                  <w:strike w:val="0"/>
                  <w:color w:val="ff0000"/>
                  <w:sz w:val="22"/>
                  <w:szCs w:val="22"/>
                  <w:u w:val="none"/>
                  <w:shd w:fill="auto" w:val="clear"/>
                  <w:vertAlign w:val="baseline"/>
                </w:rPr>
                <m:t xml:space="preserve">-5(</m:t>
              </m:r>
              <m:sSup>
                <m:sSupPr>
                  <m:ctrlPr>
                    <w:rPr>
                      <w:rFonts w:ascii="Cambria Math" w:cs="Cambria Math" w:eastAsia="Cambria Math" w:hAnsi="Cambria Math"/>
                      <w:b w:val="0"/>
                      <w:i w:val="0"/>
                      <w:smallCaps w:val="0"/>
                      <w:strike w:val="0"/>
                      <w:color w:val="ff0000"/>
                      <w:sz w:val="22"/>
                      <w:szCs w:val="22"/>
                      <w:u w:val="none"/>
                      <w:shd w:fill="auto" w:val="clear"/>
                      <w:vertAlign w:val="baseline"/>
                    </w:rPr>
                  </m:ctrlPr>
                </m:sSupPr>
                <m:e>
                  <m:r>
                    <w:rPr>
                      <w:rFonts w:ascii="Cambria Math" w:cs="Cambria Math" w:eastAsia="Cambria Math" w:hAnsi="Cambria Math"/>
                      <w:b w:val="0"/>
                      <w:i w:val="0"/>
                      <w:smallCaps w:val="0"/>
                      <w:strike w:val="0"/>
                      <w:color w:val="ff0000"/>
                      <w:sz w:val="22"/>
                      <w:szCs w:val="22"/>
                      <w:u w:val="none"/>
                      <w:shd w:fill="auto" w:val="clear"/>
                      <w:vertAlign w:val="baseline"/>
                    </w:rPr>
                    <m:t xml:space="preserve">3)</m:t>
                  </m:r>
                </m:e>
                <m:sup>
                  <m:r>
                    <w:rPr>
                      <w:rFonts w:ascii="Cambria Math" w:cs="Cambria Math" w:eastAsia="Cambria Math" w:hAnsi="Cambria Math"/>
                      <w:b w:val="0"/>
                      <w:i w:val="0"/>
                      <w:smallCaps w:val="0"/>
                      <w:strike w:val="0"/>
                      <w:color w:val="ff0000"/>
                      <w:sz w:val="22"/>
                      <w:szCs w:val="22"/>
                      <w:u w:val="none"/>
                      <w:shd w:fill="auto" w:val="clear"/>
                      <w:vertAlign w:val="baseline"/>
                    </w:rPr>
                    <m:t xml:space="preserve">2</m:t>
                  </m:r>
                </m:sup>
              </m:sSup>
              <m:r>
                <w:rPr>
                  <w:rFonts w:ascii="Cambria Math" w:cs="Cambria Math" w:eastAsia="Cambria Math" w:hAnsi="Cambria Math"/>
                  <w:b w:val="0"/>
                  <w:i w:val="0"/>
                  <w:smallCaps w:val="0"/>
                  <w:strike w:val="0"/>
                  <w:color w:val="ff0000"/>
                  <w:sz w:val="22"/>
                  <w:szCs w:val="22"/>
                  <w:u w:val="none"/>
                  <w:shd w:fill="auto" w:val="clear"/>
                  <w:vertAlign w:val="baseline"/>
                </w:rPr>
                <m:t xml:space="preserve">+3a</m:t>
              </m:r>
            </m:oMath>
            <w:r w:rsidDel="00000000" w:rsidR="00000000" w:rsidRPr="00000000">
              <w:rPr>
                <w:rtl w:val="0"/>
              </w:rPr>
            </w:r>
          </w:p>
          <w:p w:rsidR="00000000" w:rsidDel="00000000" w:rsidP="00000000" w:rsidRDefault="00000000" w:rsidRPr="00000000" w14:paraId="00000193">
            <w:pPr>
              <w:jc w:val="center"/>
              <w:rPr>
                <w:rFonts w:ascii="Cambria Math" w:cs="Cambria Math" w:eastAsia="Cambria Math" w:hAnsi="Cambria Math"/>
                <w:b w:val="0"/>
                <w:i w:val="0"/>
                <w:smallCaps w:val="0"/>
                <w:strike w:val="0"/>
                <w:color w:val="ff0000"/>
                <w:sz w:val="22"/>
                <w:szCs w:val="22"/>
                <w:u w:val="none"/>
                <w:shd w:fill="auto" w:val="clear"/>
                <w:vertAlign w:val="baseline"/>
              </w:rPr>
            </w:pPr>
            <m:oMath>
              <m:r>
                <w:rPr>
                  <w:rFonts w:ascii="Cambria Math" w:cs="Cambria Math" w:eastAsia="Cambria Math" w:hAnsi="Cambria Math"/>
                  <w:b w:val="0"/>
                  <w:i w:val="0"/>
                  <w:smallCaps w:val="0"/>
                  <w:strike w:val="0"/>
                  <w:color w:val="ff0000"/>
                  <w:sz w:val="22"/>
                  <w:szCs w:val="22"/>
                  <w:u w:val="none"/>
                  <w:shd w:fill="auto" w:val="clear"/>
                  <w:vertAlign w:val="baseline"/>
                </w:rPr>
                <m:t xml:space="preserve">∴a=21</m:t>
              </m:r>
            </m:oMath>
            <w:r w:rsidDel="00000000" w:rsidR="00000000" w:rsidRPr="00000000">
              <w:rPr>
                <w:rtl w:val="0"/>
              </w:rPr>
            </w:r>
          </w:p>
        </w:tc>
      </w:tr>
      <w:tr>
        <w:trPr>
          <w:cantSplit w:val="0"/>
          <w:tblHeader w:val="0"/>
        </w:trPr>
        <w:tc>
          <w:tcPr/>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center"/>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Fonts w:ascii="Arial" w:cs="Arial" w:eastAsia="Arial" w:hAnsi="Arial"/>
                <w:b w:val="1"/>
                <w:i w:val="0"/>
                <w:smallCaps w:val="0"/>
                <w:strike w:val="0"/>
                <w:color w:val="ff0000"/>
                <w:sz w:val="22"/>
                <w:szCs w:val="22"/>
                <w:u w:val="none"/>
                <w:shd w:fill="auto" w:val="clear"/>
                <w:vertAlign w:val="baseline"/>
                <w:rtl w:val="0"/>
              </w:rPr>
              <w:t xml:space="preserve">Specific behaviours</w:t>
            </w:r>
          </w:p>
        </w:tc>
      </w:tr>
      <w:tr>
        <w:trPr>
          <w:cantSplit w:val="0"/>
          <w:tblHeader w:val="0"/>
        </w:trPr>
        <w:tc>
          <w:tcPr/>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Substitutes in t = 0 to find b</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Substitutes in t = 3</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Finds a</w:t>
            </w:r>
          </w:p>
        </w:tc>
      </w:tr>
    </w:tbl>
    <w:p w:rsidR="00000000" w:rsidDel="00000000" w:rsidP="00000000" w:rsidRDefault="00000000" w:rsidRPr="00000000" w14:paraId="0000019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Determine the particles position at 5 seconds to 2 decimal places.</w:t>
        <w:tab/>
        <w:tab/>
      </w:r>
    </w:p>
    <w:tbl>
      <w:tblPr>
        <w:tblStyle w:val="Table6"/>
        <w:tblW w:w="8220.0" w:type="dxa"/>
        <w:jc w:val="left"/>
        <w:tblInd w:w="10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20"/>
        <w:tblGridChange w:id="0">
          <w:tblGrid>
            <w:gridCol w:w="8220"/>
          </w:tblGrid>
        </w:tblGridChange>
      </w:tblGrid>
      <w:tr>
        <w:trPr>
          <w:cantSplit w:val="0"/>
          <w:tblHeader w:val="0"/>
        </w:trPr>
        <w:tc>
          <w:tcPr/>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center"/>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Fonts w:ascii="Arial" w:cs="Arial" w:eastAsia="Arial" w:hAnsi="Arial"/>
                <w:b w:val="1"/>
                <w:i w:val="0"/>
                <w:smallCaps w:val="0"/>
                <w:strike w:val="0"/>
                <w:color w:val="ff0000"/>
                <w:sz w:val="22"/>
                <w:szCs w:val="22"/>
                <w:u w:val="none"/>
                <w:shd w:fill="auto" w:val="clear"/>
                <w:vertAlign w:val="baseline"/>
                <w:rtl w:val="0"/>
              </w:rPr>
              <w:t xml:space="preserve">Solution</w:t>
            </w:r>
          </w:p>
        </w:tc>
      </w:tr>
      <w:tr>
        <w:trPr>
          <w:cantSplit w:val="0"/>
          <w:tblHeader w:val="0"/>
        </w:trPr>
        <w:tc>
          <w:tcPr/>
          <w:p w:rsidR="00000000" w:rsidDel="00000000" w:rsidP="00000000" w:rsidRDefault="00000000" w:rsidRPr="00000000" w14:paraId="0000019A">
            <w:pPr>
              <w:jc w:val="center"/>
              <w:rPr>
                <w:rFonts w:ascii="Cambria Math" w:cs="Cambria Math" w:eastAsia="Cambria Math" w:hAnsi="Cambria Math"/>
                <w:b w:val="0"/>
                <w:i w:val="0"/>
                <w:smallCaps w:val="0"/>
                <w:strike w:val="0"/>
                <w:color w:val="ff0000"/>
                <w:sz w:val="22"/>
                <w:szCs w:val="22"/>
                <w:u w:val="none"/>
                <w:shd w:fill="auto" w:val="clear"/>
                <w:vertAlign w:val="baseline"/>
              </w:rPr>
            </w:pPr>
            <m:oMath>
              <m:r>
                <w:rPr>
                  <w:rFonts w:ascii="Cambria Math" w:cs="Cambria Math" w:eastAsia="Cambria Math" w:hAnsi="Cambria Math"/>
                  <w:b w:val="0"/>
                  <w:i w:val="0"/>
                  <w:smallCaps w:val="0"/>
                  <w:strike w:val="0"/>
                  <w:color w:val="ff0000"/>
                  <w:sz w:val="22"/>
                  <w:szCs w:val="22"/>
                  <w:u w:val="none"/>
                  <w:shd w:fill="auto" w:val="clear"/>
                  <w:vertAlign w:val="baseline"/>
                </w:rPr>
                <m:t xml:space="preserve">S(5)=</m:t>
              </m:r>
              <m:f>
                <m:fPr>
                  <m:ctrlPr>
                    <w:rPr>
                      <w:rFonts w:ascii="Cambria Math" w:cs="Cambria Math" w:eastAsia="Cambria Math" w:hAnsi="Cambria Math"/>
                      <w:b w:val="0"/>
                      <w:i w:val="0"/>
                      <w:smallCaps w:val="0"/>
                      <w:strike w:val="0"/>
                      <w:color w:val="ff0000"/>
                      <w:sz w:val="22"/>
                      <w:szCs w:val="22"/>
                      <w:u w:val="none"/>
                      <w:shd w:fill="auto" w:val="clear"/>
                      <w:vertAlign w:val="baseline"/>
                    </w:rPr>
                  </m:ctrlPr>
                </m:fPr>
                <m:num>
                  <m:sSup>
                    <m:sSupPr>
                      <m:ctrlPr>
                        <w:rPr>
                          <w:rFonts w:ascii="Cambria Math" w:cs="Cambria Math" w:eastAsia="Cambria Math" w:hAnsi="Cambria Math"/>
                          <w:b w:val="0"/>
                          <w:i w:val="0"/>
                          <w:smallCaps w:val="0"/>
                          <w:strike w:val="0"/>
                          <w:color w:val="ff0000"/>
                          <w:sz w:val="22"/>
                          <w:szCs w:val="22"/>
                          <w:u w:val="none"/>
                          <w:shd w:fill="auto" w:val="clear"/>
                          <w:vertAlign w:val="baseline"/>
                        </w:rPr>
                      </m:ctrlPr>
                    </m:sSupPr>
                    <m:e>
                      <m:d>
                        <m:dPr>
                          <m:begChr m:val="("/>
                          <m:endChr m:val=")"/>
                          <m:ctrlPr>
                            <w:rPr>
                              <w:rFonts w:ascii="Cambria Math" w:cs="Cambria Math" w:eastAsia="Cambria Math" w:hAnsi="Cambria Math"/>
                              <w:b w:val="0"/>
                              <w:i w:val="0"/>
                              <w:smallCaps w:val="0"/>
                              <w:strike w:val="0"/>
                              <w:color w:val="ff0000"/>
                              <w:sz w:val="22"/>
                              <w:szCs w:val="22"/>
                              <w:u w:val="none"/>
                              <w:shd w:fill="auto" w:val="clear"/>
                              <w:vertAlign w:val="baseline"/>
                            </w:rPr>
                          </m:ctrlPr>
                        </m:dPr>
                        <m:e>
                          <m:r>
                            <w:rPr>
                              <w:rFonts w:ascii="Cambria Math" w:cs="Cambria Math" w:eastAsia="Cambria Math" w:hAnsi="Cambria Math"/>
                              <w:b w:val="0"/>
                              <w:i w:val="0"/>
                              <w:smallCaps w:val="0"/>
                              <w:strike w:val="0"/>
                              <w:color w:val="ff0000"/>
                              <w:sz w:val="22"/>
                              <w:szCs w:val="22"/>
                              <w:u w:val="none"/>
                              <w:shd w:fill="auto" w:val="clear"/>
                              <w:vertAlign w:val="baseline"/>
                            </w:rPr>
                            <m:t xml:space="preserve">5</m:t>
                          </m:r>
                        </m:e>
                      </m:d>
                    </m:e>
                    <m:sup>
                      <m:r>
                        <w:rPr>
                          <w:rFonts w:ascii="Cambria Math" w:cs="Cambria Math" w:eastAsia="Cambria Math" w:hAnsi="Cambria Math"/>
                          <w:b w:val="0"/>
                          <w:i w:val="0"/>
                          <w:smallCaps w:val="0"/>
                          <w:strike w:val="0"/>
                          <w:color w:val="ff0000"/>
                          <w:sz w:val="22"/>
                          <w:szCs w:val="22"/>
                          <w:u w:val="none"/>
                          <w:shd w:fill="auto" w:val="clear"/>
                          <w:vertAlign w:val="baseline"/>
                        </w:rPr>
                        <m:t xml:space="preserve">3</m:t>
                      </m:r>
                    </m:sup>
                  </m:sSup>
                </m:num>
                <m:den>
                  <m:r>
                    <w:rPr>
                      <w:rFonts w:ascii="Cambria Math" w:cs="Cambria Math" w:eastAsia="Cambria Math" w:hAnsi="Cambria Math"/>
                      <w:b w:val="0"/>
                      <w:i w:val="0"/>
                      <w:smallCaps w:val="0"/>
                      <w:strike w:val="0"/>
                      <w:color w:val="ff0000"/>
                      <w:sz w:val="22"/>
                      <w:szCs w:val="22"/>
                      <w:u w:val="none"/>
                      <w:shd w:fill="auto" w:val="clear"/>
                      <w:vertAlign w:val="baseline"/>
                    </w:rPr>
                    <m:t xml:space="preserve">3</m:t>
                  </m:r>
                </m:den>
              </m:f>
              <m:r>
                <w:rPr>
                  <w:rFonts w:ascii="Cambria Math" w:cs="Cambria Math" w:eastAsia="Cambria Math" w:hAnsi="Cambria Math"/>
                  <w:b w:val="0"/>
                  <w:i w:val="0"/>
                  <w:smallCaps w:val="0"/>
                  <w:strike w:val="0"/>
                  <w:color w:val="ff0000"/>
                  <w:sz w:val="22"/>
                  <w:szCs w:val="22"/>
                  <w:u w:val="none"/>
                  <w:shd w:fill="auto" w:val="clear"/>
                  <w:vertAlign w:val="baseline"/>
                </w:rPr>
                <m:t xml:space="preserve">-5(</m:t>
              </m:r>
              <m:sSup>
                <m:sSupPr>
                  <m:ctrlPr>
                    <w:rPr>
                      <w:rFonts w:ascii="Cambria Math" w:cs="Cambria Math" w:eastAsia="Cambria Math" w:hAnsi="Cambria Math"/>
                      <w:b w:val="0"/>
                      <w:i w:val="0"/>
                      <w:smallCaps w:val="0"/>
                      <w:strike w:val="0"/>
                      <w:color w:val="ff0000"/>
                      <w:sz w:val="22"/>
                      <w:szCs w:val="22"/>
                      <w:u w:val="none"/>
                      <w:shd w:fill="auto" w:val="clear"/>
                      <w:vertAlign w:val="baseline"/>
                    </w:rPr>
                  </m:ctrlPr>
                </m:sSupPr>
                <m:e>
                  <m:r>
                    <w:rPr>
                      <w:rFonts w:ascii="Cambria Math" w:cs="Cambria Math" w:eastAsia="Cambria Math" w:hAnsi="Cambria Math"/>
                      <w:b w:val="0"/>
                      <w:i w:val="0"/>
                      <w:smallCaps w:val="0"/>
                      <w:strike w:val="0"/>
                      <w:color w:val="ff0000"/>
                      <w:sz w:val="22"/>
                      <w:szCs w:val="22"/>
                      <w:u w:val="none"/>
                      <w:shd w:fill="auto" w:val="clear"/>
                      <w:vertAlign w:val="baseline"/>
                    </w:rPr>
                    <m:t xml:space="preserve">5)</m:t>
                  </m:r>
                </m:e>
                <m:sup>
                  <m:r>
                    <w:rPr>
                      <w:rFonts w:ascii="Cambria Math" w:cs="Cambria Math" w:eastAsia="Cambria Math" w:hAnsi="Cambria Math"/>
                      <w:b w:val="0"/>
                      <w:i w:val="0"/>
                      <w:smallCaps w:val="0"/>
                      <w:strike w:val="0"/>
                      <w:color w:val="ff0000"/>
                      <w:sz w:val="22"/>
                      <w:szCs w:val="22"/>
                      <w:u w:val="none"/>
                      <w:shd w:fill="auto" w:val="clear"/>
                      <w:vertAlign w:val="baseline"/>
                    </w:rPr>
                    <m:t xml:space="preserve">2</m:t>
                  </m:r>
                </m:sup>
              </m:sSup>
              <m:r>
                <w:rPr>
                  <w:rFonts w:ascii="Cambria Math" w:cs="Cambria Math" w:eastAsia="Cambria Math" w:hAnsi="Cambria Math"/>
                  <w:b w:val="0"/>
                  <w:i w:val="0"/>
                  <w:smallCaps w:val="0"/>
                  <w:strike w:val="0"/>
                  <w:color w:val="ff0000"/>
                  <w:sz w:val="22"/>
                  <w:szCs w:val="22"/>
                  <w:u w:val="none"/>
                  <w:shd w:fill="auto" w:val="clear"/>
                  <w:vertAlign w:val="baseline"/>
                </w:rPr>
                <m:t xml:space="preserve">+21(5)</m:t>
              </m:r>
            </m:oMath>
            <w:r w:rsidDel="00000000" w:rsidR="00000000" w:rsidRPr="00000000">
              <w:rPr>
                <w:rtl w:val="0"/>
              </w:rPr>
            </w:r>
          </w:p>
          <w:p w:rsidR="00000000" w:rsidDel="00000000" w:rsidP="00000000" w:rsidRDefault="00000000" w:rsidRPr="00000000" w14:paraId="0000019B">
            <w:pPr>
              <w:jc w:val="center"/>
              <w:rPr>
                <w:rFonts w:ascii="Cambria Math" w:cs="Cambria Math" w:eastAsia="Cambria Math" w:hAnsi="Cambria Math"/>
                <w:b w:val="0"/>
                <w:i w:val="0"/>
                <w:smallCaps w:val="0"/>
                <w:strike w:val="0"/>
                <w:color w:val="ff0000"/>
                <w:sz w:val="22"/>
                <w:szCs w:val="22"/>
                <w:u w:val="none"/>
                <w:shd w:fill="auto" w:val="clear"/>
                <w:vertAlign w:val="baseline"/>
              </w:rPr>
            </w:pPr>
            <m:oMath>
              <m:r>
                <w:rPr>
                  <w:rFonts w:ascii="Cambria Math" w:cs="Cambria Math" w:eastAsia="Cambria Math" w:hAnsi="Cambria Math"/>
                  <w:b w:val="0"/>
                  <w:i w:val="0"/>
                  <w:smallCaps w:val="0"/>
                  <w:strike w:val="0"/>
                  <w:color w:val="ff0000"/>
                  <w:sz w:val="22"/>
                  <w:szCs w:val="22"/>
                  <w:u w:val="none"/>
                  <w:shd w:fill="auto" w:val="clear"/>
                  <w:vertAlign w:val="baseline"/>
                </w:rPr>
                <m:t xml:space="preserve">∴S</m:t>
              </m:r>
              <m:d>
                <m:dPr>
                  <m:begChr m:val="("/>
                  <m:endChr m:val=")"/>
                  <m:ctrlPr>
                    <w:rPr>
                      <w:rFonts w:ascii="Cambria Math" w:cs="Cambria Math" w:eastAsia="Cambria Math" w:hAnsi="Cambria Math"/>
                      <w:b w:val="0"/>
                      <w:i w:val="0"/>
                      <w:smallCaps w:val="0"/>
                      <w:strike w:val="0"/>
                      <w:color w:val="ff0000"/>
                      <w:sz w:val="22"/>
                      <w:szCs w:val="22"/>
                      <w:u w:val="none"/>
                      <w:shd w:fill="auto" w:val="clear"/>
                      <w:vertAlign w:val="baseline"/>
                    </w:rPr>
                  </m:ctrlPr>
                </m:dPr>
                <m:e>
                  <m:r>
                    <w:rPr>
                      <w:rFonts w:ascii="Cambria Math" w:cs="Cambria Math" w:eastAsia="Cambria Math" w:hAnsi="Cambria Math"/>
                      <w:b w:val="0"/>
                      <w:i w:val="0"/>
                      <w:smallCaps w:val="0"/>
                      <w:strike w:val="0"/>
                      <w:color w:val="ff0000"/>
                      <w:sz w:val="22"/>
                      <w:szCs w:val="22"/>
                      <w:u w:val="none"/>
                      <w:shd w:fill="auto" w:val="clear"/>
                      <w:vertAlign w:val="baseline"/>
                    </w:rPr>
                    <m:t xml:space="preserve">5</m:t>
                  </m:r>
                </m:e>
              </m:d>
              <m:r>
                <w:rPr>
                  <w:rFonts w:ascii="Cambria Math" w:cs="Cambria Math" w:eastAsia="Cambria Math" w:hAnsi="Cambria Math"/>
                  <w:b w:val="0"/>
                  <w:i w:val="0"/>
                  <w:smallCaps w:val="0"/>
                  <w:strike w:val="0"/>
                  <w:color w:val="ff0000"/>
                  <w:sz w:val="22"/>
                  <w:szCs w:val="22"/>
                  <w:u w:val="none"/>
                  <w:shd w:fill="auto" w:val="clear"/>
                  <w:vertAlign w:val="baseline"/>
                </w:rPr>
                <m:t xml:space="preserve">=21.67 m</m:t>
              </m:r>
            </m:oMath>
            <w:r w:rsidDel="00000000" w:rsidR="00000000" w:rsidRPr="00000000">
              <w:rPr>
                <w:rtl w:val="0"/>
              </w:rPr>
            </w:r>
          </w:p>
        </w:tc>
      </w:tr>
      <w:tr>
        <w:trPr>
          <w:cantSplit w:val="0"/>
          <w:tblHeader w:val="0"/>
        </w:trPr>
        <w:tc>
          <w:tcPr/>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center"/>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Fonts w:ascii="Arial" w:cs="Arial" w:eastAsia="Arial" w:hAnsi="Arial"/>
                <w:b w:val="1"/>
                <w:i w:val="0"/>
                <w:smallCaps w:val="0"/>
                <w:strike w:val="0"/>
                <w:color w:val="ff0000"/>
                <w:sz w:val="22"/>
                <w:szCs w:val="22"/>
                <w:u w:val="none"/>
                <w:shd w:fill="auto" w:val="clear"/>
                <w:vertAlign w:val="baseline"/>
                <w:rtl w:val="0"/>
              </w:rPr>
              <w:t xml:space="preserve">Specific behaviours</w:t>
            </w:r>
          </w:p>
        </w:tc>
      </w:tr>
      <w:tr>
        <w:trPr>
          <w:cantSplit w:val="0"/>
          <w:tblHeader w:val="0"/>
        </w:trPr>
        <w:tc>
          <w:tcPr/>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Answer</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2 d.p.</w:t>
            </w:r>
          </w:p>
        </w:tc>
      </w:tr>
    </w:tbl>
    <w:p w:rsidR="00000000" w:rsidDel="00000000" w:rsidP="00000000" w:rsidRDefault="00000000" w:rsidRPr="00000000" w14:paraId="0000019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calculus techniques to determine when the particle is at rest.</w:t>
        <w:tab/>
        <w:tab/>
      </w:r>
    </w:p>
    <w:tbl>
      <w:tblPr>
        <w:tblStyle w:val="Table7"/>
        <w:tblW w:w="7936.0" w:type="dxa"/>
        <w:jc w:val="left"/>
        <w:tblInd w:w="10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936"/>
        <w:tblGridChange w:id="0">
          <w:tblGrid>
            <w:gridCol w:w="7936"/>
          </w:tblGrid>
        </w:tblGridChange>
      </w:tblGrid>
      <w:tr>
        <w:trPr>
          <w:cantSplit w:val="0"/>
          <w:tblHeader w:val="0"/>
        </w:trPr>
        <w:tc>
          <w:tcPr/>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center"/>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Fonts w:ascii="Arial" w:cs="Arial" w:eastAsia="Arial" w:hAnsi="Arial"/>
                <w:b w:val="1"/>
                <w:i w:val="0"/>
                <w:smallCaps w:val="0"/>
                <w:strike w:val="0"/>
                <w:color w:val="ff0000"/>
                <w:sz w:val="22"/>
                <w:szCs w:val="22"/>
                <w:u w:val="none"/>
                <w:shd w:fill="auto" w:val="clear"/>
                <w:vertAlign w:val="baseline"/>
                <w:rtl w:val="0"/>
              </w:rPr>
              <w:t xml:space="preserve">Solution</w:t>
            </w:r>
          </w:p>
        </w:tc>
      </w:tr>
      <w:tr>
        <w:trPr>
          <w:cantSplit w:val="0"/>
          <w:tblHeader w:val="0"/>
        </w:trPr>
        <w:tc>
          <w:tcPr/>
          <w:p w:rsidR="00000000" w:rsidDel="00000000" w:rsidP="00000000" w:rsidRDefault="00000000" w:rsidRPr="00000000" w14:paraId="000001A1">
            <w:pPr>
              <w:jc w:val="center"/>
              <w:rPr>
                <w:rFonts w:ascii="Cambria Math" w:cs="Cambria Math" w:eastAsia="Cambria Math" w:hAnsi="Cambria Math"/>
                <w:b w:val="0"/>
                <w:i w:val="0"/>
                <w:smallCaps w:val="0"/>
                <w:strike w:val="0"/>
                <w:color w:val="ff0000"/>
                <w:sz w:val="22"/>
                <w:szCs w:val="22"/>
                <w:u w:val="none"/>
                <w:shd w:fill="auto" w:val="clear"/>
                <w:vertAlign w:val="baseline"/>
              </w:rPr>
            </w:pPr>
            <m:oMath>
              <m:r>
                <w:rPr>
                  <w:rFonts w:ascii="Cambria Math" w:cs="Cambria Math" w:eastAsia="Cambria Math" w:hAnsi="Cambria Math"/>
                  <w:b w:val="0"/>
                  <w:i w:val="0"/>
                  <w:smallCaps w:val="0"/>
                  <w:strike w:val="0"/>
                  <w:color w:val="ff0000"/>
                  <w:sz w:val="22"/>
                  <w:szCs w:val="22"/>
                  <w:u w:val="none"/>
                  <w:shd w:fill="auto" w:val="clear"/>
                  <w:vertAlign w:val="baseline"/>
                </w:rPr>
                <m:t xml:space="preserve">S'</m:t>
              </m:r>
              <m:d>
                <m:dPr>
                  <m:begChr m:val="("/>
                  <m:endChr m:val=")"/>
                  <m:ctrlPr>
                    <w:rPr>
                      <w:rFonts w:ascii="Cambria Math" w:cs="Cambria Math" w:eastAsia="Cambria Math" w:hAnsi="Cambria Math"/>
                      <w:b w:val="0"/>
                      <w:i w:val="0"/>
                      <w:smallCaps w:val="0"/>
                      <w:strike w:val="0"/>
                      <w:color w:val="ff0000"/>
                      <w:sz w:val="22"/>
                      <w:szCs w:val="22"/>
                      <w:u w:val="none"/>
                      <w:shd w:fill="auto" w:val="clear"/>
                      <w:vertAlign w:val="baseline"/>
                    </w:rPr>
                  </m:ctrlPr>
                </m:dPr>
                <m:e>
                  <m:r>
                    <w:rPr>
                      <w:rFonts w:ascii="Cambria Math" w:cs="Cambria Math" w:eastAsia="Cambria Math" w:hAnsi="Cambria Math"/>
                      <w:b w:val="0"/>
                      <w:i w:val="0"/>
                      <w:smallCaps w:val="0"/>
                      <w:strike w:val="0"/>
                      <w:color w:val="ff0000"/>
                      <w:sz w:val="22"/>
                      <w:szCs w:val="22"/>
                      <w:u w:val="none"/>
                      <w:shd w:fill="auto" w:val="clear"/>
                      <w:vertAlign w:val="baseline"/>
                    </w:rPr>
                    <m:t xml:space="preserve">t</m:t>
                  </m:r>
                </m:e>
              </m:d>
              <m:r>
                <w:rPr>
                  <w:rFonts w:ascii="Cambria Math" w:cs="Cambria Math" w:eastAsia="Cambria Math" w:hAnsi="Cambria Math"/>
                  <w:b w:val="0"/>
                  <w:i w:val="0"/>
                  <w:smallCaps w:val="0"/>
                  <w:strike w:val="0"/>
                  <w:color w:val="ff0000"/>
                  <w:sz w:val="22"/>
                  <w:szCs w:val="22"/>
                  <w:u w:val="none"/>
                  <w:shd w:fill="auto" w:val="clear"/>
                  <w:vertAlign w:val="baseline"/>
                </w:rPr>
                <m:t xml:space="preserve">=</m:t>
              </m:r>
              <m:sSup>
                <m:sSupPr>
                  <m:ctrlPr>
                    <w:rPr>
                      <w:rFonts w:ascii="Cambria Math" w:cs="Cambria Math" w:eastAsia="Cambria Math" w:hAnsi="Cambria Math"/>
                      <w:b w:val="0"/>
                      <w:i w:val="0"/>
                      <w:smallCaps w:val="0"/>
                      <w:strike w:val="0"/>
                      <w:color w:val="ff0000"/>
                      <w:sz w:val="22"/>
                      <w:szCs w:val="22"/>
                      <w:u w:val="none"/>
                      <w:shd w:fill="auto" w:val="clear"/>
                      <w:vertAlign w:val="baseline"/>
                    </w:rPr>
                  </m:ctrlPr>
                </m:sSupPr>
                <m:e>
                  <m:r>
                    <w:rPr>
                      <w:rFonts w:ascii="Cambria Math" w:cs="Cambria Math" w:eastAsia="Cambria Math" w:hAnsi="Cambria Math"/>
                      <w:b w:val="0"/>
                      <w:i w:val="0"/>
                      <w:smallCaps w:val="0"/>
                      <w:strike w:val="0"/>
                      <w:color w:val="ff0000"/>
                      <w:sz w:val="22"/>
                      <w:szCs w:val="22"/>
                      <w:u w:val="none"/>
                      <w:shd w:fill="auto" w:val="clear"/>
                      <w:vertAlign w:val="baseline"/>
                    </w:rPr>
                    <m:t xml:space="preserve">t</m:t>
                  </m:r>
                </m:e>
                <m:sup>
                  <m:r>
                    <w:rPr>
                      <w:rFonts w:ascii="Cambria Math" w:cs="Cambria Math" w:eastAsia="Cambria Math" w:hAnsi="Cambria Math"/>
                      <w:b w:val="0"/>
                      <w:i w:val="0"/>
                      <w:smallCaps w:val="0"/>
                      <w:strike w:val="0"/>
                      <w:color w:val="ff0000"/>
                      <w:sz w:val="22"/>
                      <w:szCs w:val="22"/>
                      <w:u w:val="none"/>
                      <w:shd w:fill="auto" w:val="clear"/>
                      <w:vertAlign w:val="baseline"/>
                    </w:rPr>
                    <m:t xml:space="preserve">2</m:t>
                  </m:r>
                </m:sup>
              </m:sSup>
              <m:r>
                <w:rPr>
                  <w:rFonts w:ascii="Cambria Math" w:cs="Cambria Math" w:eastAsia="Cambria Math" w:hAnsi="Cambria Math"/>
                  <w:b w:val="0"/>
                  <w:i w:val="0"/>
                  <w:smallCaps w:val="0"/>
                  <w:strike w:val="0"/>
                  <w:color w:val="ff0000"/>
                  <w:sz w:val="22"/>
                  <w:szCs w:val="22"/>
                  <w:u w:val="none"/>
                  <w:shd w:fill="auto" w:val="clear"/>
                  <w:vertAlign w:val="baseline"/>
                </w:rPr>
                <m:t xml:space="preserve">-10t+21</m:t>
              </m:r>
            </m:oMath>
            <w:r w:rsidDel="00000000" w:rsidR="00000000" w:rsidRPr="00000000">
              <w:rPr>
                <w:rtl w:val="0"/>
              </w:rPr>
            </w:r>
          </w:p>
          <w:p w:rsidR="00000000" w:rsidDel="00000000" w:rsidP="00000000" w:rsidRDefault="00000000" w:rsidRPr="00000000" w14:paraId="000001A2">
            <w:pPr>
              <w:jc w:val="center"/>
              <w:rPr>
                <w:rFonts w:ascii="Cambria Math" w:cs="Cambria Math" w:eastAsia="Cambria Math" w:hAnsi="Cambria Math"/>
                <w:b w:val="0"/>
                <w:i w:val="0"/>
                <w:smallCaps w:val="0"/>
                <w:strike w:val="0"/>
                <w:color w:val="ff0000"/>
                <w:sz w:val="22"/>
                <w:szCs w:val="22"/>
                <w:u w:val="none"/>
                <w:shd w:fill="auto" w:val="clear"/>
                <w:vertAlign w:val="baseline"/>
              </w:rPr>
            </w:pPr>
            <m:oMath>
              <m:sSup>
                <m:sSupPr>
                  <m:ctrlPr>
                    <w:rPr>
                      <w:rFonts w:ascii="Cambria Math" w:cs="Cambria Math" w:eastAsia="Cambria Math" w:hAnsi="Cambria Math"/>
                      <w:b w:val="0"/>
                      <w:i w:val="0"/>
                      <w:smallCaps w:val="0"/>
                      <w:strike w:val="0"/>
                      <w:color w:val="ff0000"/>
                      <w:sz w:val="22"/>
                      <w:szCs w:val="22"/>
                      <w:u w:val="none"/>
                      <w:shd w:fill="auto" w:val="clear"/>
                      <w:vertAlign w:val="baseline"/>
                    </w:rPr>
                  </m:ctrlPr>
                </m:sSupPr>
                <m:e>
                  <m:r>
                    <w:rPr>
                      <w:rFonts w:ascii="Cambria Math" w:cs="Cambria Math" w:eastAsia="Cambria Math" w:hAnsi="Cambria Math"/>
                      <w:b w:val="0"/>
                      <w:i w:val="0"/>
                      <w:smallCaps w:val="0"/>
                      <w:strike w:val="0"/>
                      <w:color w:val="ff0000"/>
                      <w:sz w:val="22"/>
                      <w:szCs w:val="22"/>
                      <w:u w:val="none"/>
                      <w:shd w:fill="auto" w:val="clear"/>
                      <w:vertAlign w:val="baseline"/>
                    </w:rPr>
                    <m:t xml:space="preserve">t</m:t>
                  </m:r>
                </m:e>
                <m:sup>
                  <m:r>
                    <w:rPr>
                      <w:rFonts w:ascii="Cambria Math" w:cs="Cambria Math" w:eastAsia="Cambria Math" w:hAnsi="Cambria Math"/>
                      <w:b w:val="0"/>
                      <w:i w:val="0"/>
                      <w:smallCaps w:val="0"/>
                      <w:strike w:val="0"/>
                      <w:color w:val="ff0000"/>
                      <w:sz w:val="22"/>
                      <w:szCs w:val="22"/>
                      <w:u w:val="none"/>
                      <w:shd w:fill="auto" w:val="clear"/>
                      <w:vertAlign w:val="baseline"/>
                    </w:rPr>
                    <m:t xml:space="preserve">2</m:t>
                  </m:r>
                </m:sup>
              </m:sSup>
              <m:r>
                <w:rPr>
                  <w:rFonts w:ascii="Cambria Math" w:cs="Cambria Math" w:eastAsia="Cambria Math" w:hAnsi="Cambria Math"/>
                  <w:b w:val="0"/>
                  <w:i w:val="0"/>
                  <w:smallCaps w:val="0"/>
                  <w:strike w:val="0"/>
                  <w:color w:val="ff0000"/>
                  <w:sz w:val="22"/>
                  <w:szCs w:val="22"/>
                  <w:u w:val="none"/>
                  <w:shd w:fill="auto" w:val="clear"/>
                  <w:vertAlign w:val="baseline"/>
                </w:rPr>
                <m:t xml:space="preserve">-10t+21=0      </m:t>
              </m:r>
            </m:oMath>
            <w:r w:rsidDel="00000000" w:rsidR="00000000" w:rsidRPr="00000000">
              <w:rPr>
                <w:rtl w:val="0"/>
              </w:rPr>
            </w:r>
          </w:p>
          <w:p w:rsidR="00000000" w:rsidDel="00000000" w:rsidP="00000000" w:rsidRDefault="00000000" w:rsidRPr="00000000" w14:paraId="000001A3">
            <w:pPr>
              <w:jc w:val="center"/>
              <w:rPr>
                <w:rFonts w:ascii="Cambria Math" w:cs="Cambria Math" w:eastAsia="Cambria Math" w:hAnsi="Cambria Math"/>
                <w:b w:val="0"/>
                <w:i w:val="0"/>
                <w:smallCaps w:val="0"/>
                <w:strike w:val="0"/>
                <w:color w:val="ff0000"/>
                <w:sz w:val="22"/>
                <w:szCs w:val="22"/>
                <w:u w:val="none"/>
                <w:shd w:fill="auto" w:val="clear"/>
                <w:vertAlign w:val="baseline"/>
              </w:rPr>
            </w:pPr>
            <m:oMath>
              <m:d>
                <m:dPr>
                  <m:begChr m:val="("/>
                  <m:endChr m:val=")"/>
                  <m:ctrlPr>
                    <w:rPr>
                      <w:rFonts w:ascii="Cambria Math" w:cs="Cambria Math" w:eastAsia="Cambria Math" w:hAnsi="Cambria Math"/>
                      <w:b w:val="0"/>
                      <w:i w:val="0"/>
                      <w:smallCaps w:val="0"/>
                      <w:strike w:val="0"/>
                      <w:color w:val="ff0000"/>
                      <w:sz w:val="22"/>
                      <w:szCs w:val="22"/>
                      <w:u w:val="none"/>
                      <w:shd w:fill="auto" w:val="clear"/>
                      <w:vertAlign w:val="baseline"/>
                    </w:rPr>
                  </m:ctrlPr>
                </m:dPr>
                <m:e>
                  <m:r>
                    <w:rPr>
                      <w:rFonts w:ascii="Cambria Math" w:cs="Cambria Math" w:eastAsia="Cambria Math" w:hAnsi="Cambria Math"/>
                      <w:b w:val="0"/>
                      <w:i w:val="0"/>
                      <w:smallCaps w:val="0"/>
                      <w:strike w:val="0"/>
                      <w:color w:val="ff0000"/>
                      <w:sz w:val="22"/>
                      <w:szCs w:val="22"/>
                      <w:u w:val="none"/>
                      <w:shd w:fill="auto" w:val="clear"/>
                      <w:vertAlign w:val="baseline"/>
                    </w:rPr>
                    <m:t xml:space="preserve">t-7</m:t>
                  </m:r>
                </m:e>
              </m:d>
              <m:d>
                <m:dPr>
                  <m:begChr m:val="("/>
                  <m:endChr m:val=")"/>
                  <m:ctrlPr>
                    <w:rPr>
                      <w:rFonts w:ascii="Cambria Math" w:cs="Cambria Math" w:eastAsia="Cambria Math" w:hAnsi="Cambria Math"/>
                      <w:b w:val="0"/>
                      <w:i w:val="0"/>
                      <w:smallCaps w:val="0"/>
                      <w:strike w:val="0"/>
                      <w:color w:val="ff0000"/>
                      <w:sz w:val="22"/>
                      <w:szCs w:val="22"/>
                      <w:u w:val="none"/>
                      <w:shd w:fill="auto" w:val="clear"/>
                      <w:vertAlign w:val="baseline"/>
                    </w:rPr>
                  </m:ctrlPr>
                </m:dPr>
                <m:e>
                  <m:r>
                    <w:rPr>
                      <w:rFonts w:ascii="Cambria Math" w:cs="Cambria Math" w:eastAsia="Cambria Math" w:hAnsi="Cambria Math"/>
                      <w:b w:val="0"/>
                      <w:i w:val="0"/>
                      <w:smallCaps w:val="0"/>
                      <w:strike w:val="0"/>
                      <w:color w:val="ff0000"/>
                      <w:sz w:val="22"/>
                      <w:szCs w:val="22"/>
                      <w:u w:val="none"/>
                      <w:shd w:fill="auto" w:val="clear"/>
                      <w:vertAlign w:val="baseline"/>
                    </w:rPr>
                    <m:t xml:space="preserve">t-3</m:t>
                  </m:r>
                </m:e>
              </m:d>
              <m:r>
                <w:rPr>
                  <w:rFonts w:ascii="Cambria Math" w:cs="Cambria Math" w:eastAsia="Cambria Math" w:hAnsi="Cambria Math"/>
                  <w:b w:val="0"/>
                  <w:i w:val="0"/>
                  <w:smallCaps w:val="0"/>
                  <w:strike w:val="0"/>
                  <w:color w:val="ff0000"/>
                  <w:sz w:val="22"/>
                  <w:szCs w:val="22"/>
                  <w:u w:val="none"/>
                  <w:shd w:fill="auto" w:val="clear"/>
                  <w:vertAlign w:val="baseline"/>
                </w:rPr>
                <m:t xml:space="preserve">=0</m:t>
              </m:r>
            </m:oMath>
            <w:r w:rsidDel="00000000" w:rsidR="00000000" w:rsidRPr="00000000">
              <w:rPr>
                <w:rtl w:val="0"/>
              </w:rPr>
            </w:r>
          </w:p>
          <w:p w:rsidR="00000000" w:rsidDel="00000000" w:rsidP="00000000" w:rsidRDefault="00000000" w:rsidRPr="00000000" w14:paraId="000001A4">
            <w:pPr>
              <w:jc w:val="center"/>
              <w:rPr>
                <w:rFonts w:ascii="Cambria Math" w:cs="Cambria Math" w:eastAsia="Cambria Math" w:hAnsi="Cambria Math"/>
                <w:b w:val="0"/>
                <w:i w:val="0"/>
                <w:smallCaps w:val="0"/>
                <w:strike w:val="0"/>
                <w:color w:val="ff0000"/>
                <w:sz w:val="22"/>
                <w:szCs w:val="22"/>
                <w:u w:val="none"/>
                <w:shd w:fill="auto" w:val="clear"/>
                <w:vertAlign w:val="baseline"/>
              </w:rPr>
            </w:pPr>
            <m:oMath>
              <m:r>
                <w:rPr>
                  <w:rFonts w:ascii="Cambria Math" w:cs="Cambria Math" w:eastAsia="Cambria Math" w:hAnsi="Cambria Math"/>
                  <w:b w:val="0"/>
                  <w:i w:val="0"/>
                  <w:smallCaps w:val="0"/>
                  <w:strike w:val="0"/>
                  <w:color w:val="ff0000"/>
                  <w:sz w:val="22"/>
                  <w:szCs w:val="22"/>
                  <w:u w:val="none"/>
                  <w:shd w:fill="auto" w:val="clear"/>
                  <w:vertAlign w:val="baseline"/>
                </w:rPr>
                <m:t xml:space="preserve">∴particle at rest when t=3 or 7</m:t>
              </m:r>
            </m:oMath>
            <w:r w:rsidDel="00000000" w:rsidR="00000000" w:rsidRPr="00000000">
              <w:rPr>
                <w:rtl w:val="0"/>
              </w:rPr>
            </w:r>
          </w:p>
        </w:tc>
      </w:tr>
      <w:tr>
        <w:trPr>
          <w:cantSplit w:val="0"/>
          <w:tblHeader w:val="0"/>
        </w:trPr>
        <w:tc>
          <w:tcPr/>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center"/>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Fonts w:ascii="Arial" w:cs="Arial" w:eastAsia="Arial" w:hAnsi="Arial"/>
                <w:b w:val="1"/>
                <w:i w:val="0"/>
                <w:smallCaps w:val="0"/>
                <w:strike w:val="0"/>
                <w:color w:val="ff0000"/>
                <w:sz w:val="22"/>
                <w:szCs w:val="22"/>
                <w:u w:val="none"/>
                <w:shd w:fill="auto" w:val="clear"/>
                <w:vertAlign w:val="baseline"/>
                <w:rtl w:val="0"/>
              </w:rPr>
              <w:t xml:space="preserve">Specific behaviours</w:t>
            </w:r>
          </w:p>
        </w:tc>
      </w:tr>
      <w:tr>
        <w:trPr>
          <w:cantSplit w:val="0"/>
          <w:tblHeader w:val="0"/>
        </w:trPr>
        <w:tc>
          <w:tcPr/>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Differentiates </w:t>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Equates to zero</w:t>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Solves</w:t>
            </w:r>
          </w:p>
        </w:tc>
      </w:tr>
    </w:tbl>
    <w:p w:rsidR="00000000" w:rsidDel="00000000" w:rsidP="00000000" w:rsidRDefault="00000000" w:rsidRPr="00000000" w14:paraId="000001A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calculus techniques to determine the maximum displacement of the particle.</w:t>
      </w:r>
    </w:p>
    <w:tbl>
      <w:tblPr>
        <w:tblStyle w:val="Table8"/>
        <w:tblW w:w="7936.0" w:type="dxa"/>
        <w:jc w:val="left"/>
        <w:tblInd w:w="10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936"/>
        <w:tblGridChange w:id="0">
          <w:tblGrid>
            <w:gridCol w:w="7936"/>
          </w:tblGrid>
        </w:tblGridChange>
      </w:tblGrid>
      <w:tr>
        <w:trPr>
          <w:cantSplit w:val="0"/>
          <w:tblHeader w:val="0"/>
        </w:trPr>
        <w:tc>
          <w:tcPr/>
          <w:p w:rsidR="00000000" w:rsidDel="00000000" w:rsidP="00000000" w:rsidRDefault="00000000" w:rsidRPr="00000000" w14:paraId="000001AA">
            <w:pPr>
              <w:jc w:val="center"/>
              <w:rPr>
                <w:rFonts w:ascii="Cambria Math" w:cs="Cambria Math" w:eastAsia="Cambria Math" w:hAnsi="Cambria Math"/>
                <w:b w:val="0"/>
                <w:i w:val="0"/>
                <w:smallCaps w:val="0"/>
                <w:strike w:val="0"/>
                <w:color w:val="ff0000"/>
                <w:sz w:val="22"/>
                <w:szCs w:val="22"/>
                <w:u w:val="none"/>
                <w:shd w:fill="auto" w:val="clear"/>
                <w:vertAlign w:val="baseline"/>
              </w:rPr>
            </w:pPr>
            <m:oMath>
              <m:r>
                <w:rPr>
                  <w:rFonts w:ascii="Cambria Math" w:cs="Cambria Math" w:eastAsia="Cambria Math" w:hAnsi="Cambria Math"/>
                  <w:b w:val="0"/>
                  <w:i w:val="0"/>
                  <w:smallCaps w:val="0"/>
                  <w:strike w:val="0"/>
                  <w:color w:val="ff0000"/>
                  <w:sz w:val="22"/>
                  <w:szCs w:val="22"/>
                  <w:u w:val="none"/>
                  <w:shd w:fill="auto" w:val="clear"/>
                  <w:vertAlign w:val="baseline"/>
                </w:rPr>
                <m:t xml:space="preserve">S'</m:t>
              </m:r>
              <m:d>
                <m:dPr>
                  <m:begChr m:val="("/>
                  <m:endChr m:val=")"/>
                  <m:ctrlPr>
                    <w:rPr>
                      <w:rFonts w:ascii="Cambria Math" w:cs="Cambria Math" w:eastAsia="Cambria Math" w:hAnsi="Cambria Math"/>
                      <w:b w:val="0"/>
                      <w:i w:val="0"/>
                      <w:smallCaps w:val="0"/>
                      <w:strike w:val="0"/>
                      <w:color w:val="ff0000"/>
                      <w:sz w:val="22"/>
                      <w:szCs w:val="22"/>
                      <w:u w:val="none"/>
                      <w:shd w:fill="auto" w:val="clear"/>
                      <w:vertAlign w:val="baseline"/>
                    </w:rPr>
                  </m:ctrlPr>
                </m:dPr>
                <m:e>
                  <m:r>
                    <w:rPr>
                      <w:rFonts w:ascii="Cambria Math" w:cs="Cambria Math" w:eastAsia="Cambria Math" w:hAnsi="Cambria Math"/>
                      <w:b w:val="0"/>
                      <w:i w:val="0"/>
                      <w:smallCaps w:val="0"/>
                      <w:strike w:val="0"/>
                      <w:color w:val="ff0000"/>
                      <w:sz w:val="22"/>
                      <w:szCs w:val="22"/>
                      <w:u w:val="none"/>
                      <w:shd w:fill="auto" w:val="clear"/>
                      <w:vertAlign w:val="baseline"/>
                    </w:rPr>
                    <m:t xml:space="preserve">2</m:t>
                  </m:r>
                </m:e>
              </m:d>
              <m:r>
                <w:rPr>
                  <w:rFonts w:ascii="Cambria Math" w:cs="Cambria Math" w:eastAsia="Cambria Math" w:hAnsi="Cambria Math"/>
                  <w:b w:val="0"/>
                  <w:i w:val="0"/>
                  <w:smallCaps w:val="0"/>
                  <w:strike w:val="0"/>
                  <w:color w:val="ff0000"/>
                  <w:sz w:val="22"/>
                  <w:szCs w:val="22"/>
                  <w:u w:val="none"/>
                  <w:shd w:fill="auto" w:val="clear"/>
                  <w:vertAlign w:val="baseline"/>
                </w:rPr>
                <m:t xml:space="preserve">=5</m:t>
              </m:r>
            </m:oMath>
            <w:r w:rsidDel="00000000" w:rsidR="00000000" w:rsidRPr="00000000">
              <w:rPr>
                <w:rtl w:val="0"/>
              </w:rPr>
            </w:r>
          </w:p>
          <w:p w:rsidR="00000000" w:rsidDel="00000000" w:rsidP="00000000" w:rsidRDefault="00000000" w:rsidRPr="00000000" w14:paraId="000001AB">
            <w:pPr>
              <w:jc w:val="center"/>
              <w:rPr>
                <w:rFonts w:ascii="Cambria Math" w:cs="Cambria Math" w:eastAsia="Cambria Math" w:hAnsi="Cambria Math"/>
                <w:b w:val="0"/>
                <w:i w:val="0"/>
                <w:smallCaps w:val="0"/>
                <w:strike w:val="0"/>
                <w:color w:val="ff0000"/>
                <w:sz w:val="22"/>
                <w:szCs w:val="22"/>
                <w:u w:val="none"/>
                <w:shd w:fill="auto" w:val="clear"/>
                <w:vertAlign w:val="baseline"/>
              </w:rPr>
            </w:pPr>
            <m:oMath>
              <m:sSup>
                <m:sSupPr>
                  <m:ctrlPr>
                    <w:rPr>
                      <w:rFonts w:ascii="Cambria Math" w:cs="Cambria Math" w:eastAsia="Cambria Math" w:hAnsi="Cambria Math"/>
                      <w:b w:val="0"/>
                      <w:i w:val="0"/>
                      <w:smallCaps w:val="0"/>
                      <w:strike w:val="0"/>
                      <w:color w:val="ff0000"/>
                      <w:sz w:val="22"/>
                      <w:szCs w:val="22"/>
                      <w:u w:val="none"/>
                      <w:shd w:fill="auto" w:val="clear"/>
                      <w:vertAlign w:val="baseline"/>
                    </w:rPr>
                  </m:ctrlPr>
                </m:sSupPr>
                <m:e>
                  <m:r>
                    <w:rPr>
                      <w:rFonts w:ascii="Cambria Math" w:cs="Cambria Math" w:eastAsia="Cambria Math" w:hAnsi="Cambria Math"/>
                      <w:b w:val="0"/>
                      <w:i w:val="0"/>
                      <w:smallCaps w:val="0"/>
                      <w:strike w:val="0"/>
                      <w:color w:val="ff0000"/>
                      <w:sz w:val="22"/>
                      <w:szCs w:val="22"/>
                      <w:u w:val="none"/>
                      <w:shd w:fill="auto" w:val="clear"/>
                      <w:vertAlign w:val="baseline"/>
                    </w:rPr>
                    <m:t xml:space="preserve">S</m:t>
                  </m:r>
                </m:e>
                <m:sup>
                  <m:r>
                    <w:rPr>
                      <w:rFonts w:ascii="Cambria Math" w:cs="Cambria Math" w:eastAsia="Cambria Math" w:hAnsi="Cambria Math"/>
                      <w:b w:val="0"/>
                      <w:i w:val="0"/>
                      <w:smallCaps w:val="0"/>
                      <w:strike w:val="0"/>
                      <w:color w:val="ff0000"/>
                      <w:sz w:val="22"/>
                      <w:szCs w:val="22"/>
                      <w:u w:val="none"/>
                      <w:shd w:fill="auto" w:val="clear"/>
                      <w:vertAlign w:val="baseline"/>
                    </w:rPr>
                    <m:t xml:space="preserve">'</m:t>
                  </m:r>
                </m:sup>
              </m:sSup>
              <m:r>
                <w:rPr>
                  <w:rFonts w:ascii="Cambria Math" w:cs="Cambria Math" w:eastAsia="Cambria Math" w:hAnsi="Cambria Math"/>
                  <w:b w:val="0"/>
                  <w:i w:val="0"/>
                  <w:smallCaps w:val="0"/>
                  <w:strike w:val="0"/>
                  <w:color w:val="ff0000"/>
                  <w:sz w:val="22"/>
                  <w:szCs w:val="22"/>
                  <w:u w:val="none"/>
                  <w:shd w:fill="auto" w:val="clear"/>
                  <w:vertAlign w:val="baseline"/>
                </w:rPr>
                <m:t xml:space="preserve">(4)=-3</m:t>
              </m:r>
            </m:oMath>
            <w:r w:rsidDel="00000000" w:rsidR="00000000" w:rsidRPr="00000000">
              <w:rPr>
                <w:rtl w:val="0"/>
              </w:rPr>
            </w:r>
          </w:p>
          <w:p w:rsidR="00000000" w:rsidDel="00000000" w:rsidP="00000000" w:rsidRDefault="00000000" w:rsidRPr="00000000" w14:paraId="000001AC">
            <w:pPr>
              <w:jc w:val="center"/>
              <w:rPr>
                <w:rFonts w:ascii="Cambria Math" w:cs="Cambria Math" w:eastAsia="Cambria Math" w:hAnsi="Cambria Math"/>
                <w:b w:val="0"/>
                <w:i w:val="0"/>
                <w:smallCaps w:val="0"/>
                <w:strike w:val="0"/>
                <w:color w:val="ff0000"/>
                <w:sz w:val="22"/>
                <w:szCs w:val="22"/>
                <w:u w:val="none"/>
                <w:shd w:fill="auto" w:val="clear"/>
                <w:vertAlign w:val="baseline"/>
              </w:rPr>
            </w:pPr>
            <m:oMath>
              <m:r>
                <w:rPr>
                  <w:rFonts w:ascii="Cambria Math" w:cs="Cambria Math" w:eastAsia="Cambria Math" w:hAnsi="Cambria Math"/>
                  <w:b w:val="0"/>
                  <w:i w:val="0"/>
                  <w:smallCaps w:val="0"/>
                  <w:strike w:val="0"/>
                  <w:color w:val="ff0000"/>
                  <w:sz w:val="22"/>
                  <w:szCs w:val="22"/>
                  <w:u w:val="none"/>
                  <w:shd w:fill="auto" w:val="clear"/>
                  <w:vertAlign w:val="baseline"/>
                </w:rPr>
                <m:t xml:space="preserve">∴tp</m:t>
              </m:r>
              <m:r>
                <w:rPr>
                  <w:rFonts w:ascii="Arial" w:cs="Arial" w:eastAsia="Arial" w:hAnsi="Arial"/>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ff0000"/>
                  <w:sz w:val="22"/>
                  <w:szCs w:val="22"/>
                  <w:u w:val="none"/>
                  <w:shd w:fill="auto" w:val="clear"/>
                  <w:vertAlign w:val="baseline"/>
                </w:rPr>
                <m:t xml:space="preserve"> @ t=3</m:t>
              </m:r>
            </m:oMath>
            <w:r w:rsidDel="00000000" w:rsidR="00000000" w:rsidRPr="00000000">
              <w:rPr>
                <w:rtl w:val="0"/>
              </w:rPr>
            </w:r>
          </w:p>
          <w:p w:rsidR="00000000" w:rsidDel="00000000" w:rsidP="00000000" w:rsidRDefault="00000000" w:rsidRPr="00000000" w14:paraId="000001AD">
            <w:pPr>
              <w:jc w:val="center"/>
              <w:rPr>
                <w:rFonts w:ascii="Cambria Math" w:cs="Cambria Math" w:eastAsia="Cambria Math" w:hAnsi="Cambria Math"/>
                <w:b w:val="0"/>
                <w:i w:val="0"/>
                <w:smallCaps w:val="0"/>
                <w:strike w:val="0"/>
                <w:color w:val="ff0000"/>
                <w:sz w:val="22"/>
                <w:szCs w:val="22"/>
                <w:u w:val="none"/>
                <w:shd w:fill="auto" w:val="clear"/>
                <w:vertAlign w:val="baseline"/>
              </w:rPr>
            </w:pPr>
            <m:oMath>
              <m:sSup>
                <m:sSupPr>
                  <m:ctrlPr>
                    <w:rPr>
                      <w:rFonts w:ascii="Cambria Math" w:cs="Cambria Math" w:eastAsia="Cambria Math" w:hAnsi="Cambria Math"/>
                      <w:b w:val="0"/>
                      <w:i w:val="0"/>
                      <w:smallCaps w:val="0"/>
                      <w:strike w:val="0"/>
                      <w:color w:val="ff0000"/>
                      <w:sz w:val="22"/>
                      <w:szCs w:val="22"/>
                      <w:u w:val="none"/>
                      <w:shd w:fill="auto" w:val="clear"/>
                      <w:vertAlign w:val="baseline"/>
                    </w:rPr>
                  </m:ctrlPr>
                </m:sSupPr>
                <m:e>
                  <m:r>
                    <w:rPr>
                      <w:rFonts w:ascii="Cambria Math" w:cs="Cambria Math" w:eastAsia="Cambria Math" w:hAnsi="Cambria Math"/>
                      <w:b w:val="0"/>
                      <w:i w:val="0"/>
                      <w:smallCaps w:val="0"/>
                      <w:strike w:val="0"/>
                      <w:color w:val="ff0000"/>
                      <w:sz w:val="22"/>
                      <w:szCs w:val="22"/>
                      <w:u w:val="none"/>
                      <w:shd w:fill="auto" w:val="clear"/>
                      <w:vertAlign w:val="baseline"/>
                    </w:rPr>
                    <m:t xml:space="preserve">S</m:t>
                  </m:r>
                </m:e>
                <m:sup>
                  <m:r>
                    <w:rPr>
                      <w:rFonts w:ascii="Cambria Math" w:cs="Cambria Math" w:eastAsia="Cambria Math" w:hAnsi="Cambria Math"/>
                      <w:b w:val="0"/>
                      <w:i w:val="0"/>
                      <w:smallCaps w:val="0"/>
                      <w:strike w:val="0"/>
                      <w:color w:val="ff0000"/>
                      <w:sz w:val="22"/>
                      <w:szCs w:val="22"/>
                      <w:u w:val="none"/>
                      <w:shd w:fill="auto" w:val="clear"/>
                      <w:vertAlign w:val="baseline"/>
                    </w:rPr>
                    <m:t xml:space="preserve">'</m:t>
                  </m:r>
                </m:sup>
              </m:sSup>
              <m:r>
                <w:rPr>
                  <w:rFonts w:ascii="Cambria Math" w:cs="Cambria Math" w:eastAsia="Cambria Math" w:hAnsi="Cambria Math"/>
                  <w:b w:val="0"/>
                  <w:i w:val="0"/>
                  <w:smallCaps w:val="0"/>
                  <w:strike w:val="0"/>
                  <w:color w:val="ff0000"/>
                  <w:sz w:val="22"/>
                  <w:szCs w:val="22"/>
                  <w:u w:val="none"/>
                  <w:shd w:fill="auto" w:val="clear"/>
                  <w:vertAlign w:val="baseline"/>
                </w:rPr>
                <m:t xml:space="preserve">(6)=-3</m:t>
              </m:r>
            </m:oMath>
            <w:r w:rsidDel="00000000" w:rsidR="00000000" w:rsidRPr="00000000">
              <w:rPr>
                <w:rtl w:val="0"/>
              </w:rPr>
            </w:r>
          </w:p>
          <w:p w:rsidR="00000000" w:rsidDel="00000000" w:rsidP="00000000" w:rsidRDefault="00000000" w:rsidRPr="00000000" w14:paraId="000001AE">
            <w:pPr>
              <w:jc w:val="center"/>
              <w:rPr>
                <w:rFonts w:ascii="Cambria Math" w:cs="Cambria Math" w:eastAsia="Cambria Math" w:hAnsi="Cambria Math"/>
                <w:b w:val="0"/>
                <w:i w:val="0"/>
                <w:smallCaps w:val="0"/>
                <w:strike w:val="0"/>
                <w:color w:val="ff0000"/>
                <w:sz w:val="22"/>
                <w:szCs w:val="22"/>
                <w:u w:val="none"/>
                <w:shd w:fill="auto" w:val="clear"/>
                <w:vertAlign w:val="baseline"/>
              </w:rPr>
            </w:pPr>
            <m:oMath>
              <m:sSup>
                <m:sSupPr>
                  <m:ctrlPr>
                    <w:rPr>
                      <w:rFonts w:ascii="Cambria Math" w:cs="Cambria Math" w:eastAsia="Cambria Math" w:hAnsi="Cambria Math"/>
                      <w:b w:val="0"/>
                      <w:i w:val="0"/>
                      <w:smallCaps w:val="0"/>
                      <w:strike w:val="0"/>
                      <w:color w:val="ff0000"/>
                      <w:sz w:val="22"/>
                      <w:szCs w:val="22"/>
                      <w:u w:val="none"/>
                      <w:shd w:fill="auto" w:val="clear"/>
                      <w:vertAlign w:val="baseline"/>
                    </w:rPr>
                  </m:ctrlPr>
                </m:sSupPr>
                <m:e>
                  <m:r>
                    <w:rPr>
                      <w:rFonts w:ascii="Cambria Math" w:cs="Cambria Math" w:eastAsia="Cambria Math" w:hAnsi="Cambria Math"/>
                      <w:b w:val="0"/>
                      <w:i w:val="0"/>
                      <w:smallCaps w:val="0"/>
                      <w:strike w:val="0"/>
                      <w:color w:val="ff0000"/>
                      <w:sz w:val="22"/>
                      <w:szCs w:val="22"/>
                      <w:u w:val="none"/>
                      <w:shd w:fill="auto" w:val="clear"/>
                      <w:vertAlign w:val="baseline"/>
                    </w:rPr>
                    <m:t xml:space="preserve">S</m:t>
                  </m:r>
                </m:e>
                <m:sup>
                  <m:r>
                    <w:rPr>
                      <w:rFonts w:ascii="Cambria Math" w:cs="Cambria Math" w:eastAsia="Cambria Math" w:hAnsi="Cambria Math"/>
                      <w:b w:val="0"/>
                      <w:i w:val="0"/>
                      <w:smallCaps w:val="0"/>
                      <w:strike w:val="0"/>
                      <w:color w:val="ff0000"/>
                      <w:sz w:val="22"/>
                      <w:szCs w:val="22"/>
                      <w:u w:val="none"/>
                      <w:shd w:fill="auto" w:val="clear"/>
                      <w:vertAlign w:val="baseline"/>
                    </w:rPr>
                    <m:t xml:space="preserve">'</m:t>
                  </m:r>
                </m:sup>
              </m:sSup>
              <m:r>
                <w:rPr>
                  <w:rFonts w:ascii="Cambria Math" w:cs="Cambria Math" w:eastAsia="Cambria Math" w:hAnsi="Cambria Math"/>
                  <w:b w:val="0"/>
                  <w:i w:val="0"/>
                  <w:smallCaps w:val="0"/>
                  <w:strike w:val="0"/>
                  <w:color w:val="ff0000"/>
                  <w:sz w:val="22"/>
                  <w:szCs w:val="22"/>
                  <w:u w:val="none"/>
                  <w:shd w:fill="auto" w:val="clear"/>
                  <w:vertAlign w:val="baseline"/>
                </w:rPr>
                <m:t xml:space="preserve">(8)=5</m:t>
              </m:r>
            </m:oMath>
            <w:r w:rsidDel="00000000" w:rsidR="00000000" w:rsidRPr="00000000">
              <w:rPr>
                <w:rtl w:val="0"/>
              </w:rPr>
            </w:r>
          </w:p>
          <w:p w:rsidR="00000000" w:rsidDel="00000000" w:rsidP="00000000" w:rsidRDefault="00000000" w:rsidRPr="00000000" w14:paraId="000001AF">
            <w:pPr>
              <w:jc w:val="center"/>
              <w:rPr>
                <w:rFonts w:ascii="Cambria Math" w:cs="Cambria Math" w:eastAsia="Cambria Math" w:hAnsi="Cambria Math"/>
                <w:b w:val="0"/>
                <w:i w:val="0"/>
                <w:smallCaps w:val="0"/>
                <w:strike w:val="0"/>
                <w:color w:val="ff0000"/>
                <w:sz w:val="22"/>
                <w:szCs w:val="22"/>
                <w:u w:val="none"/>
                <w:shd w:fill="auto" w:val="clear"/>
                <w:vertAlign w:val="baseline"/>
              </w:rPr>
            </w:pPr>
            <m:oMath>
              <m:r>
                <w:rPr>
                  <w:rFonts w:ascii="Cambria Math" w:cs="Cambria Math" w:eastAsia="Cambria Math" w:hAnsi="Cambria Math"/>
                  <w:b w:val="0"/>
                  <w:i w:val="0"/>
                  <w:smallCaps w:val="0"/>
                  <w:strike w:val="0"/>
                  <w:color w:val="ff0000"/>
                  <w:sz w:val="22"/>
                  <w:szCs w:val="22"/>
                  <w:u w:val="none"/>
                  <w:shd w:fill="auto" w:val="clear"/>
                  <w:vertAlign w:val="baseline"/>
                </w:rPr>
                <m:t xml:space="preserve">∴tp</m:t>
              </m:r>
              <m:r>
                <w:rPr>
                  <w:rFonts w:ascii="Arial" w:cs="Arial" w:eastAsia="Arial" w:hAnsi="Arial"/>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ff0000"/>
                  <w:sz w:val="22"/>
                  <w:szCs w:val="22"/>
                  <w:u w:val="none"/>
                  <w:shd w:fill="auto" w:val="clear"/>
                  <w:vertAlign w:val="baseline"/>
                </w:rPr>
                <m:t xml:space="preserve"> @ t=7</m:t>
              </m:r>
            </m:oMath>
            <w:r w:rsidDel="00000000" w:rsidR="00000000" w:rsidRPr="00000000">
              <w:rPr>
                <w:rtl w:val="0"/>
              </w:rPr>
            </w:r>
          </w:p>
          <w:p w:rsidR="00000000" w:rsidDel="00000000" w:rsidP="00000000" w:rsidRDefault="00000000" w:rsidRPr="00000000" w14:paraId="000001B0">
            <w:pPr>
              <w:jc w:val="center"/>
              <w:rPr>
                <w:rFonts w:ascii="Cambria Math" w:cs="Cambria Math" w:eastAsia="Cambria Math" w:hAnsi="Cambria Math"/>
                <w:b w:val="0"/>
                <w:i w:val="0"/>
                <w:smallCaps w:val="0"/>
                <w:strike w:val="0"/>
                <w:color w:val="ff0000"/>
                <w:sz w:val="22"/>
                <w:szCs w:val="22"/>
                <w:u w:val="none"/>
                <w:shd w:fill="auto" w:val="clear"/>
                <w:vertAlign w:val="baseline"/>
              </w:rPr>
            </w:pPr>
            <m:oMath>
              <m:r>
                <w:rPr>
                  <w:rFonts w:ascii="Cambria Math" w:cs="Cambria Math" w:eastAsia="Cambria Math" w:hAnsi="Cambria Math"/>
                  <w:b w:val="0"/>
                  <w:i w:val="0"/>
                  <w:smallCaps w:val="0"/>
                  <w:strike w:val="0"/>
                  <w:color w:val="ff0000"/>
                  <w:sz w:val="22"/>
                  <w:szCs w:val="22"/>
                  <w:u w:val="none"/>
                  <w:shd w:fill="auto" w:val="clear"/>
                  <w:vertAlign w:val="baseline"/>
                </w:rPr>
                <m:t xml:space="preserve">S(3)=27</m:t>
              </m:r>
            </m:oMath>
            <w:r w:rsidDel="00000000" w:rsidR="00000000" w:rsidRPr="00000000">
              <w:rPr>
                <w:rtl w:val="0"/>
              </w:rPr>
            </w:r>
          </w:p>
          <w:p w:rsidR="00000000" w:rsidDel="00000000" w:rsidP="00000000" w:rsidRDefault="00000000" w:rsidRPr="00000000" w14:paraId="000001B1">
            <w:pPr>
              <w:jc w:val="center"/>
              <w:rPr>
                <w:rFonts w:ascii="Cambria Math" w:cs="Cambria Math" w:eastAsia="Cambria Math" w:hAnsi="Cambria Math"/>
                <w:b w:val="0"/>
                <w:i w:val="0"/>
                <w:smallCaps w:val="0"/>
                <w:strike w:val="0"/>
                <w:color w:val="ff0000"/>
                <w:sz w:val="22"/>
                <w:szCs w:val="22"/>
                <w:u w:val="none"/>
                <w:shd w:fill="auto" w:val="clear"/>
                <w:vertAlign w:val="baseline"/>
              </w:rPr>
            </w:pPr>
            <m:oMath>
              <m:r>
                <w:rPr>
                  <w:rFonts w:ascii="Cambria Math" w:cs="Cambria Math" w:eastAsia="Cambria Math" w:hAnsi="Cambria Math"/>
                  <w:b w:val="0"/>
                  <w:i w:val="0"/>
                  <w:smallCaps w:val="0"/>
                  <w:strike w:val="0"/>
                  <w:color w:val="ff0000"/>
                  <w:sz w:val="22"/>
                  <w:szCs w:val="22"/>
                  <w:u w:val="none"/>
                  <w:shd w:fill="auto" w:val="clear"/>
                  <w:vertAlign w:val="baseline"/>
                </w:rPr>
                <m:t xml:space="preserve">∴maximum displacement of the particle is 27 metres at 3 seconds.</m:t>
              </m:r>
            </m:oMath>
            <w:r w:rsidDel="00000000" w:rsidR="00000000" w:rsidRPr="00000000">
              <w:rPr>
                <w:rtl w:val="0"/>
              </w:rPr>
            </w:r>
          </w:p>
        </w:tc>
      </w:tr>
      <w:tr>
        <w:trPr>
          <w:cantSplit w:val="0"/>
          <w:tblHeader w:val="0"/>
        </w:trPr>
        <w:tc>
          <w:tcPr/>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center"/>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Fonts w:ascii="Arial" w:cs="Arial" w:eastAsia="Arial" w:hAnsi="Arial"/>
                <w:b w:val="1"/>
                <w:i w:val="0"/>
                <w:smallCaps w:val="0"/>
                <w:strike w:val="0"/>
                <w:color w:val="ff0000"/>
                <w:sz w:val="22"/>
                <w:szCs w:val="22"/>
                <w:u w:val="none"/>
                <w:shd w:fill="auto" w:val="clear"/>
                <w:vertAlign w:val="baseline"/>
                <w:rtl w:val="0"/>
              </w:rPr>
              <w:t xml:space="preserve">Specific behaviours</w:t>
            </w:r>
          </w:p>
        </w:tc>
      </w:tr>
      <w:tr>
        <w:trPr>
          <w:cantSplit w:val="0"/>
          <w:tblHeader w:val="0"/>
        </w:trPr>
        <w:tc>
          <w:tcPr/>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Determines nature of t.p at t=3 (sign test, double derivative test or checking function values either side acceptable) .</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Determines nature of t.p at t=7 (sign test, double derivative test or checking function values either side acceptable) .</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Solves for the displacement when t =3.</w:t>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States maximum displacement and time. </w:t>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Notes: </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Minus one mark for not supplying values for tests and simply saying +’ve or –‘ve.</w:t>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Not required to check boundary points of domain but should be mentioned after the examination that a local maximum isn’t necessarily a global maximum.</w:t>
            </w:r>
          </w:p>
        </w:tc>
      </w:tr>
    </w:tbl>
    <w:p w:rsidR="00000000" w:rsidDel="00000000" w:rsidP="00000000" w:rsidRDefault="00000000" w:rsidRPr="00000000" w14:paraId="000001BA">
      <w:pPr>
        <w:ind w:left="720" w:hanging="720"/>
        <w:rPr>
          <w:b w:val="1"/>
        </w:rPr>
      </w:pPr>
      <w:r w:rsidDel="00000000" w:rsidR="00000000" w:rsidRPr="00000000">
        <w:br w:type="page"/>
      </w:r>
      <w:r w:rsidDel="00000000" w:rsidR="00000000" w:rsidRPr="00000000">
        <w:rPr>
          <w:b w:val="1"/>
          <w:rtl w:val="0"/>
        </w:rPr>
        <w:t xml:space="preserve">Question 18 {2.3.22}</w:t>
        <w:tab/>
        <w:tab/>
        <w:tab/>
        <w:tab/>
        <w:tab/>
        <w:tab/>
        <w:tab/>
        <w:tab/>
        <w:t xml:space="preserve">      (3, 6 = 9 marks)</w:t>
      </w:r>
    </w:p>
    <w:p w:rsidR="00000000" w:rsidDel="00000000" w:rsidP="00000000" w:rsidRDefault="00000000" w:rsidRPr="00000000" w14:paraId="000001BB">
      <w:pPr>
        <w:rPr>
          <w:b w:val="1"/>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t xml:space="preserve">Given that </w:t>
      </w:r>
      <m:oMath>
        <m:r>
          <w:rPr>
            <w:rFonts w:ascii="Cambria Math" w:cs="Cambria Math" w:eastAsia="Cambria Math" w:hAnsi="Cambria Math"/>
          </w:rPr>
          <m:t xml:space="preserve">f(x)</m:t>
        </m:r>
      </m:oMath>
      <w:r w:rsidDel="00000000" w:rsidR="00000000" w:rsidRPr="00000000">
        <w:rPr>
          <w:rtl w:val="0"/>
        </w:rPr>
        <w:t xml:space="preserve"> runs through the point (2,4) and </w:t>
      </w:r>
      <m:oMath>
        <m:sSup>
          <m:sSupPr>
            <m:ctrlPr>
              <w:rPr>
                <w:rFonts w:ascii="Cambria Math" w:cs="Cambria Math" w:eastAsia="Cambria Math" w:hAnsi="Cambria Math"/>
              </w:rPr>
            </m:ctrlPr>
          </m:sSupPr>
          <m:e>
            <m:r>
              <w:rPr>
                <w:rFonts w:ascii="Cambria Math" w:cs="Cambria Math" w:eastAsia="Cambria Math" w:hAnsi="Cambria Math"/>
              </w:rPr>
              <m:t xml:space="preserve">f</m:t>
            </m:r>
          </m:e>
          <m:sup>
            <m:r>
              <w:rPr>
                <w:rFonts w:ascii="Cambria Math" w:cs="Cambria Math" w:eastAsia="Cambria Math" w:hAnsi="Cambria Math"/>
              </w:rPr>
              <m:t xml:space="preserve">'</m:t>
            </m:r>
          </m:sup>
        </m:sSup>
        <m:d>
          <m:dPr>
            <m:begChr m:val="("/>
            <m:endChr m:val=")"/>
            <m:ctrlPr>
              <w:rPr>
                <w:rFonts w:ascii="Cambria Math" w:cs="Cambria Math" w:eastAsia="Cambria Math" w:hAnsi="Cambria Math"/>
              </w:rPr>
            </m:ctrlPr>
          </m:dPr>
          <m:e>
            <m:r>
              <w:rPr>
                <w:rFonts w:ascii="Cambria Math" w:cs="Cambria Math" w:eastAsia="Cambria Math" w:hAnsi="Cambria Math"/>
              </w:rPr>
              <m:t xml:space="preserve">x</m:t>
            </m:r>
          </m:e>
        </m:d>
        <m:r>
          <w:rPr>
            <w:rFonts w:ascii="Cambria Math" w:cs="Cambria Math" w:eastAsia="Cambria Math" w:hAnsi="Cambria Math"/>
          </w:rPr>
          <m:t xml:space="preserve">=3</m:t>
        </m:r>
        <m:sSup>
          <m:sSupPr>
            <m:ctrlPr>
              <w:rPr>
                <w:rFonts w:ascii="Cambria Math" w:cs="Cambria Math" w:eastAsia="Cambria Math" w:hAnsi="Cambria Math"/>
              </w:rPr>
            </m:ctrlPr>
          </m:sSupPr>
          <m:e>
            <m:r>
              <w:rPr>
                <w:rFonts w:ascii="Cambria Math" w:cs="Cambria Math" w:eastAsia="Cambria Math" w:hAnsi="Cambria Math"/>
              </w:rPr>
              <m:t xml:space="preserve">x</m:t>
            </m:r>
          </m:e>
          <m:sup>
            <m:r>
              <w:rPr>
                <w:rFonts w:ascii="Cambria Math" w:cs="Cambria Math" w:eastAsia="Cambria Math" w:hAnsi="Cambria Math"/>
              </w:rPr>
              <m:t xml:space="preserve">2</m:t>
            </m:r>
          </m:sup>
        </m:sSup>
        <m:r>
          <w:rPr>
            <w:rFonts w:ascii="Cambria Math" w:cs="Cambria Math" w:eastAsia="Cambria Math" w:hAnsi="Cambria Math"/>
          </w:rPr>
          <m:t xml:space="preserve">-3</m:t>
        </m:r>
      </m:oMath>
      <w:r w:rsidDel="00000000" w:rsidR="00000000" w:rsidRPr="00000000">
        <w:rPr>
          <w:rtl w:val="0"/>
        </w:rPr>
        <w:t xml:space="preserve">:</w:t>
      </w:r>
    </w:p>
    <w:p w:rsidR="00000000" w:rsidDel="00000000" w:rsidP="00000000" w:rsidRDefault="00000000" w:rsidRPr="00000000" w14:paraId="000001B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Determine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f(x)</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ab/>
        <w:tab/>
        <w:tab/>
        <w:tab/>
        <w:tab/>
        <w:tab/>
        <w:tab/>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tbl>
      <w:tblPr>
        <w:tblStyle w:val="Table9"/>
        <w:tblW w:w="8220.0" w:type="dxa"/>
        <w:jc w:val="left"/>
        <w:tblInd w:w="10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20"/>
        <w:tblGridChange w:id="0">
          <w:tblGrid>
            <w:gridCol w:w="8220"/>
          </w:tblGrid>
        </w:tblGridChange>
      </w:tblGrid>
      <w:tr>
        <w:trPr>
          <w:cantSplit w:val="0"/>
          <w:tblHeader w:val="0"/>
        </w:trPr>
        <w:tc>
          <w:tcPr/>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center"/>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Fonts w:ascii="Arial" w:cs="Arial" w:eastAsia="Arial" w:hAnsi="Arial"/>
                <w:b w:val="1"/>
                <w:i w:val="0"/>
                <w:smallCaps w:val="0"/>
                <w:strike w:val="0"/>
                <w:color w:val="ff0000"/>
                <w:sz w:val="22"/>
                <w:szCs w:val="22"/>
                <w:u w:val="none"/>
                <w:shd w:fill="auto" w:val="clear"/>
                <w:vertAlign w:val="baseline"/>
                <w:rtl w:val="0"/>
              </w:rPr>
              <w:t xml:space="preserve">Solution</w:t>
            </w:r>
          </w:p>
        </w:tc>
      </w:tr>
      <w:tr>
        <w:trPr>
          <w:cantSplit w:val="0"/>
          <w:tblHeader w:val="0"/>
        </w:trPr>
        <w:tc>
          <w:tcPr/>
          <w:p w:rsidR="00000000" w:rsidDel="00000000" w:rsidP="00000000" w:rsidRDefault="00000000" w:rsidRPr="00000000" w14:paraId="000001C1">
            <w:pPr>
              <w:jc w:val="center"/>
              <w:rPr>
                <w:rFonts w:ascii="Cambria Math" w:cs="Cambria Math" w:eastAsia="Cambria Math" w:hAnsi="Cambria Math"/>
                <w:b w:val="0"/>
                <w:i w:val="0"/>
                <w:smallCaps w:val="0"/>
                <w:strike w:val="0"/>
                <w:color w:val="ff0000"/>
                <w:sz w:val="22"/>
                <w:szCs w:val="22"/>
                <w:u w:val="none"/>
                <w:shd w:fill="auto" w:val="clear"/>
                <w:vertAlign w:val="baseline"/>
              </w:rPr>
            </w:pPr>
            <m:oMath>
              <m:r>
                <w:rPr>
                  <w:rFonts w:ascii="Cambria Math" w:cs="Cambria Math" w:eastAsia="Cambria Math" w:hAnsi="Cambria Math"/>
                  <w:b w:val="0"/>
                  <w:i w:val="0"/>
                  <w:smallCaps w:val="0"/>
                  <w:strike w:val="0"/>
                  <w:color w:val="ff0000"/>
                  <w:sz w:val="22"/>
                  <w:szCs w:val="22"/>
                  <w:u w:val="none"/>
                  <w:shd w:fill="auto" w:val="clear"/>
                  <w:vertAlign w:val="baseline"/>
                </w:rPr>
                <m:t xml:space="preserve">f</m:t>
              </m:r>
              <m:d>
                <m:dPr>
                  <m:begChr m:val="("/>
                  <m:endChr m:val=")"/>
                  <m:ctrlPr>
                    <w:rPr>
                      <w:rFonts w:ascii="Cambria Math" w:cs="Cambria Math" w:eastAsia="Cambria Math" w:hAnsi="Cambria Math"/>
                      <w:b w:val="0"/>
                      <w:i w:val="0"/>
                      <w:smallCaps w:val="0"/>
                      <w:strike w:val="0"/>
                      <w:color w:val="ff0000"/>
                      <w:sz w:val="22"/>
                      <w:szCs w:val="22"/>
                      <w:u w:val="none"/>
                      <w:shd w:fill="auto" w:val="clear"/>
                      <w:vertAlign w:val="baseline"/>
                    </w:rPr>
                  </m:ctrlPr>
                </m:dPr>
                <m:e>
                  <m:r>
                    <w:rPr>
                      <w:rFonts w:ascii="Cambria Math" w:cs="Cambria Math" w:eastAsia="Cambria Math" w:hAnsi="Cambria Math"/>
                      <w:b w:val="0"/>
                      <w:i w:val="0"/>
                      <w:smallCaps w:val="0"/>
                      <w:strike w:val="0"/>
                      <w:color w:val="ff0000"/>
                      <w:sz w:val="22"/>
                      <w:szCs w:val="22"/>
                      <w:u w:val="none"/>
                      <w:shd w:fill="auto" w:val="clear"/>
                      <w:vertAlign w:val="baseline"/>
                    </w:rPr>
                    <m:t xml:space="preserve">x</m:t>
                  </m:r>
                </m:e>
              </m:d>
              <m:r>
                <w:rPr>
                  <w:rFonts w:ascii="Cambria Math" w:cs="Cambria Math" w:eastAsia="Cambria Math" w:hAnsi="Cambria Math"/>
                  <w:b w:val="0"/>
                  <w:i w:val="0"/>
                  <w:smallCaps w:val="0"/>
                  <w:strike w:val="0"/>
                  <w:color w:val="ff0000"/>
                  <w:sz w:val="22"/>
                  <w:szCs w:val="22"/>
                  <w:u w:val="none"/>
                  <w:shd w:fill="auto" w:val="clear"/>
                  <w:vertAlign w:val="baseline"/>
                </w:rPr>
                <m:t xml:space="preserve">=</m:t>
              </m:r>
              <m:sSup>
                <m:sSupPr>
                  <m:ctrlPr>
                    <w:rPr>
                      <w:rFonts w:ascii="Cambria Math" w:cs="Cambria Math" w:eastAsia="Cambria Math" w:hAnsi="Cambria Math"/>
                      <w:b w:val="0"/>
                      <w:i w:val="0"/>
                      <w:smallCaps w:val="0"/>
                      <w:strike w:val="0"/>
                      <w:color w:val="ff0000"/>
                      <w:sz w:val="22"/>
                      <w:szCs w:val="22"/>
                      <w:u w:val="none"/>
                      <w:shd w:fill="auto" w:val="clear"/>
                      <w:vertAlign w:val="baseline"/>
                    </w:rPr>
                  </m:ctrlPr>
                </m:sSupPr>
                <m:e>
                  <m:r>
                    <w:rPr>
                      <w:rFonts w:ascii="Cambria Math" w:cs="Cambria Math" w:eastAsia="Cambria Math" w:hAnsi="Cambria Math"/>
                      <w:b w:val="0"/>
                      <w:i w:val="0"/>
                      <w:smallCaps w:val="0"/>
                      <w:strike w:val="0"/>
                      <w:color w:val="ff0000"/>
                      <w:sz w:val="22"/>
                      <w:szCs w:val="22"/>
                      <w:u w:val="none"/>
                      <w:shd w:fill="auto" w:val="clear"/>
                      <w:vertAlign w:val="baseline"/>
                    </w:rPr>
                    <m:t xml:space="preserve">x</m:t>
                  </m:r>
                </m:e>
                <m:sup>
                  <m:r>
                    <w:rPr>
                      <w:rFonts w:ascii="Cambria Math" w:cs="Cambria Math" w:eastAsia="Cambria Math" w:hAnsi="Cambria Math"/>
                      <w:b w:val="0"/>
                      <w:i w:val="0"/>
                      <w:smallCaps w:val="0"/>
                      <w:strike w:val="0"/>
                      <w:color w:val="ff0000"/>
                      <w:sz w:val="22"/>
                      <w:szCs w:val="22"/>
                      <w:u w:val="none"/>
                      <w:shd w:fill="auto" w:val="clear"/>
                      <w:vertAlign w:val="baseline"/>
                    </w:rPr>
                    <m:t xml:space="preserve">3</m:t>
                  </m:r>
                </m:sup>
              </m:sSup>
              <m:r>
                <w:rPr>
                  <w:rFonts w:ascii="Cambria Math" w:cs="Cambria Math" w:eastAsia="Cambria Math" w:hAnsi="Cambria Math"/>
                  <w:b w:val="0"/>
                  <w:i w:val="0"/>
                  <w:smallCaps w:val="0"/>
                  <w:strike w:val="0"/>
                  <w:color w:val="ff0000"/>
                  <w:sz w:val="22"/>
                  <w:szCs w:val="22"/>
                  <w:u w:val="none"/>
                  <w:shd w:fill="auto" w:val="clear"/>
                  <w:vertAlign w:val="baseline"/>
                </w:rPr>
                <m:t xml:space="preserve">-3x+c</m:t>
              </m:r>
            </m:oMath>
            <w:r w:rsidDel="00000000" w:rsidR="00000000" w:rsidRPr="00000000">
              <w:rPr>
                <w:rtl w:val="0"/>
              </w:rPr>
            </w:r>
          </w:p>
          <w:p w:rsidR="00000000" w:rsidDel="00000000" w:rsidP="00000000" w:rsidRDefault="00000000" w:rsidRPr="00000000" w14:paraId="000001C2">
            <w:pPr>
              <w:jc w:val="center"/>
              <w:rPr>
                <w:rFonts w:ascii="Cambria Math" w:cs="Cambria Math" w:eastAsia="Cambria Math" w:hAnsi="Cambria Math"/>
                <w:b w:val="0"/>
                <w:i w:val="0"/>
                <w:smallCaps w:val="0"/>
                <w:strike w:val="0"/>
                <w:color w:val="ff0000"/>
                <w:sz w:val="22"/>
                <w:szCs w:val="22"/>
                <w:u w:val="none"/>
                <w:shd w:fill="auto" w:val="clear"/>
                <w:vertAlign w:val="baseline"/>
              </w:rPr>
            </w:pPr>
            <m:oMath>
              <m:r>
                <w:rPr>
                  <w:rFonts w:ascii="Cambria Math" w:cs="Cambria Math" w:eastAsia="Cambria Math" w:hAnsi="Cambria Math"/>
                  <w:b w:val="0"/>
                  <w:i w:val="0"/>
                  <w:smallCaps w:val="0"/>
                  <w:strike w:val="0"/>
                  <w:color w:val="ff0000"/>
                  <w:sz w:val="22"/>
                  <w:szCs w:val="22"/>
                  <w:u w:val="none"/>
                  <w:shd w:fill="auto" w:val="clear"/>
                  <w:vertAlign w:val="baseline"/>
                </w:rPr>
                <m:t xml:space="preserve">since f</m:t>
              </m:r>
              <m:d>
                <m:dPr>
                  <m:begChr m:val="("/>
                  <m:endChr m:val=")"/>
                  <m:ctrlPr>
                    <w:rPr>
                      <w:rFonts w:ascii="Cambria Math" w:cs="Cambria Math" w:eastAsia="Cambria Math" w:hAnsi="Cambria Math"/>
                      <w:b w:val="0"/>
                      <w:i w:val="0"/>
                      <w:smallCaps w:val="0"/>
                      <w:strike w:val="0"/>
                      <w:color w:val="ff0000"/>
                      <w:sz w:val="22"/>
                      <w:szCs w:val="22"/>
                      <w:u w:val="none"/>
                      <w:shd w:fill="auto" w:val="clear"/>
                      <w:vertAlign w:val="baseline"/>
                    </w:rPr>
                  </m:ctrlPr>
                </m:dPr>
                <m:e>
                  <m:r>
                    <w:rPr>
                      <w:rFonts w:ascii="Cambria Math" w:cs="Cambria Math" w:eastAsia="Cambria Math" w:hAnsi="Cambria Math"/>
                      <w:b w:val="0"/>
                      <w:i w:val="0"/>
                      <w:smallCaps w:val="0"/>
                      <w:strike w:val="0"/>
                      <w:color w:val="ff0000"/>
                      <w:sz w:val="22"/>
                      <w:szCs w:val="22"/>
                      <w:u w:val="none"/>
                      <w:shd w:fill="auto" w:val="clear"/>
                      <w:vertAlign w:val="baseline"/>
                    </w:rPr>
                    <m:t xml:space="preserve">2</m:t>
                  </m:r>
                </m:e>
              </m:d>
              <m:r>
                <w:rPr>
                  <w:rFonts w:ascii="Cambria Math" w:cs="Cambria Math" w:eastAsia="Cambria Math" w:hAnsi="Cambria Math"/>
                  <w:b w:val="0"/>
                  <w:i w:val="0"/>
                  <w:smallCaps w:val="0"/>
                  <w:strike w:val="0"/>
                  <w:color w:val="ff0000"/>
                  <w:sz w:val="22"/>
                  <w:szCs w:val="22"/>
                  <w:u w:val="none"/>
                  <w:shd w:fill="auto" w:val="clear"/>
                  <w:vertAlign w:val="baseline"/>
                </w:rPr>
                <m:t xml:space="preserve">=4</m:t>
              </m:r>
            </m:oMath>
            <w:r w:rsidDel="00000000" w:rsidR="00000000" w:rsidRPr="00000000">
              <w:rPr>
                <w:rtl w:val="0"/>
              </w:rPr>
            </w:r>
          </w:p>
          <w:p w:rsidR="00000000" w:rsidDel="00000000" w:rsidP="00000000" w:rsidRDefault="00000000" w:rsidRPr="00000000" w14:paraId="000001C3">
            <w:pPr>
              <w:jc w:val="center"/>
              <w:rPr>
                <w:rFonts w:ascii="Cambria Math" w:cs="Cambria Math" w:eastAsia="Cambria Math" w:hAnsi="Cambria Math"/>
                <w:b w:val="0"/>
                <w:i w:val="0"/>
                <w:smallCaps w:val="0"/>
                <w:strike w:val="0"/>
                <w:color w:val="ff0000"/>
                <w:sz w:val="22"/>
                <w:szCs w:val="22"/>
                <w:u w:val="none"/>
                <w:shd w:fill="auto" w:val="clear"/>
                <w:vertAlign w:val="baseline"/>
              </w:rPr>
            </w:pPr>
            <m:oMath>
              <m:sSup>
                <m:sSupPr>
                  <m:ctrlPr>
                    <w:rPr>
                      <w:rFonts w:ascii="Cambria Math" w:cs="Cambria Math" w:eastAsia="Cambria Math" w:hAnsi="Cambria Math"/>
                      <w:b w:val="0"/>
                      <w:i w:val="0"/>
                      <w:smallCaps w:val="0"/>
                      <w:strike w:val="0"/>
                      <w:color w:val="ff0000"/>
                      <w:sz w:val="22"/>
                      <w:szCs w:val="22"/>
                      <w:u w:val="none"/>
                      <w:shd w:fill="auto" w:val="clear"/>
                      <w:vertAlign w:val="baseline"/>
                    </w:rPr>
                  </m:ctrlPr>
                </m:sSupPr>
                <m:e>
                  <m:r>
                    <w:rPr>
                      <w:rFonts w:ascii="Cambria Math" w:cs="Cambria Math" w:eastAsia="Cambria Math" w:hAnsi="Cambria Math"/>
                      <w:b w:val="0"/>
                      <w:i w:val="0"/>
                      <w:smallCaps w:val="0"/>
                      <w:strike w:val="0"/>
                      <w:color w:val="ff0000"/>
                      <w:sz w:val="22"/>
                      <w:szCs w:val="22"/>
                      <w:u w:val="none"/>
                      <w:shd w:fill="auto" w:val="clear"/>
                      <w:vertAlign w:val="baseline"/>
                    </w:rPr>
                    <m:t xml:space="preserve">2</m:t>
                  </m:r>
                </m:e>
                <m:sup>
                  <m:r>
                    <w:rPr>
                      <w:rFonts w:ascii="Cambria Math" w:cs="Cambria Math" w:eastAsia="Cambria Math" w:hAnsi="Cambria Math"/>
                      <w:b w:val="0"/>
                      <w:i w:val="0"/>
                      <w:smallCaps w:val="0"/>
                      <w:strike w:val="0"/>
                      <w:color w:val="ff0000"/>
                      <w:sz w:val="22"/>
                      <w:szCs w:val="22"/>
                      <w:u w:val="none"/>
                      <w:shd w:fill="auto" w:val="clear"/>
                      <w:vertAlign w:val="baseline"/>
                    </w:rPr>
                    <m:t xml:space="preserve">3</m:t>
                  </m:r>
                </m:sup>
              </m:sSup>
              <m:r>
                <w:rPr>
                  <w:rFonts w:ascii="Cambria Math" w:cs="Cambria Math" w:eastAsia="Cambria Math" w:hAnsi="Cambria Math"/>
                  <w:b w:val="0"/>
                  <w:i w:val="0"/>
                  <w:smallCaps w:val="0"/>
                  <w:strike w:val="0"/>
                  <w:color w:val="ff0000"/>
                  <w:sz w:val="22"/>
                  <w:szCs w:val="22"/>
                  <w:u w:val="none"/>
                  <w:shd w:fill="auto" w:val="clear"/>
                  <w:vertAlign w:val="baseline"/>
                </w:rPr>
                <m:t xml:space="preserve">-3(2)+c=4</m:t>
              </m:r>
            </m:oMath>
            <w:r w:rsidDel="00000000" w:rsidR="00000000" w:rsidRPr="00000000">
              <w:rPr>
                <w:rtl w:val="0"/>
              </w:rPr>
            </w:r>
          </w:p>
          <w:p w:rsidR="00000000" w:rsidDel="00000000" w:rsidP="00000000" w:rsidRDefault="00000000" w:rsidRPr="00000000" w14:paraId="000001C4">
            <w:pPr>
              <w:jc w:val="center"/>
              <w:rPr>
                <w:rFonts w:ascii="Cambria Math" w:cs="Cambria Math" w:eastAsia="Cambria Math" w:hAnsi="Cambria Math"/>
                <w:b w:val="0"/>
                <w:i w:val="0"/>
                <w:smallCaps w:val="0"/>
                <w:strike w:val="0"/>
                <w:color w:val="ff0000"/>
                <w:sz w:val="22"/>
                <w:szCs w:val="22"/>
                <w:u w:val="none"/>
                <w:shd w:fill="auto" w:val="clear"/>
                <w:vertAlign w:val="baseline"/>
              </w:rPr>
            </w:pPr>
            <m:oMath>
              <m:r>
                <w:rPr>
                  <w:rFonts w:ascii="Cambria Math" w:cs="Cambria Math" w:eastAsia="Cambria Math" w:hAnsi="Cambria Math"/>
                  <w:b w:val="0"/>
                  <w:i w:val="0"/>
                  <w:smallCaps w:val="0"/>
                  <w:strike w:val="0"/>
                  <w:color w:val="ff0000"/>
                  <w:sz w:val="22"/>
                  <w:szCs w:val="22"/>
                  <w:u w:val="none"/>
                  <w:shd w:fill="auto" w:val="clear"/>
                  <w:vertAlign w:val="baseline"/>
                </w:rPr>
                <m:t xml:space="preserve">∴c=2</m:t>
              </m:r>
            </m:oMath>
            <w:r w:rsidDel="00000000" w:rsidR="00000000" w:rsidRPr="00000000">
              <w:rPr>
                <w:rtl w:val="0"/>
              </w:rPr>
            </w:r>
          </w:p>
          <w:p w:rsidR="00000000" w:rsidDel="00000000" w:rsidP="00000000" w:rsidRDefault="00000000" w:rsidRPr="00000000" w14:paraId="000001C5">
            <w:pPr>
              <w:jc w:val="center"/>
              <w:rPr>
                <w:rFonts w:ascii="Cambria Math" w:cs="Cambria Math" w:eastAsia="Cambria Math" w:hAnsi="Cambria Math"/>
                <w:b w:val="0"/>
                <w:i w:val="0"/>
                <w:smallCaps w:val="0"/>
                <w:strike w:val="0"/>
                <w:color w:val="ff0000"/>
                <w:sz w:val="22"/>
                <w:szCs w:val="22"/>
                <w:u w:val="none"/>
                <w:shd w:fill="auto" w:val="clear"/>
                <w:vertAlign w:val="baseline"/>
              </w:rPr>
            </w:pPr>
            <m:oMath>
              <m:r>
                <w:rPr>
                  <w:rFonts w:ascii="Cambria Math" w:cs="Cambria Math" w:eastAsia="Cambria Math" w:hAnsi="Cambria Math"/>
                  <w:b w:val="0"/>
                  <w:i w:val="0"/>
                  <w:smallCaps w:val="0"/>
                  <w:strike w:val="0"/>
                  <w:color w:val="ff0000"/>
                  <w:sz w:val="22"/>
                  <w:szCs w:val="22"/>
                  <w:u w:val="none"/>
                  <w:shd w:fill="auto" w:val="clear"/>
                  <w:vertAlign w:val="baseline"/>
                </w:rPr>
                <m:t xml:space="preserve">∴f</m:t>
              </m:r>
              <m:d>
                <m:dPr>
                  <m:begChr m:val="("/>
                  <m:endChr m:val=")"/>
                  <m:ctrlPr>
                    <w:rPr>
                      <w:rFonts w:ascii="Cambria Math" w:cs="Cambria Math" w:eastAsia="Cambria Math" w:hAnsi="Cambria Math"/>
                      <w:b w:val="0"/>
                      <w:i w:val="0"/>
                      <w:smallCaps w:val="0"/>
                      <w:strike w:val="0"/>
                      <w:color w:val="ff0000"/>
                      <w:sz w:val="22"/>
                      <w:szCs w:val="22"/>
                      <w:u w:val="none"/>
                      <w:shd w:fill="auto" w:val="clear"/>
                      <w:vertAlign w:val="baseline"/>
                    </w:rPr>
                  </m:ctrlPr>
                </m:dPr>
                <m:e>
                  <m:r>
                    <w:rPr>
                      <w:rFonts w:ascii="Cambria Math" w:cs="Cambria Math" w:eastAsia="Cambria Math" w:hAnsi="Cambria Math"/>
                      <w:b w:val="0"/>
                      <w:i w:val="0"/>
                      <w:smallCaps w:val="0"/>
                      <w:strike w:val="0"/>
                      <w:color w:val="ff0000"/>
                      <w:sz w:val="22"/>
                      <w:szCs w:val="22"/>
                      <w:u w:val="none"/>
                      <w:shd w:fill="auto" w:val="clear"/>
                      <w:vertAlign w:val="baseline"/>
                    </w:rPr>
                    <m:t xml:space="preserve">x</m:t>
                  </m:r>
                </m:e>
              </m:d>
              <m:r>
                <w:rPr>
                  <w:rFonts w:ascii="Cambria Math" w:cs="Cambria Math" w:eastAsia="Cambria Math" w:hAnsi="Cambria Math"/>
                  <w:b w:val="0"/>
                  <w:i w:val="0"/>
                  <w:smallCaps w:val="0"/>
                  <w:strike w:val="0"/>
                  <w:color w:val="ff0000"/>
                  <w:sz w:val="22"/>
                  <w:szCs w:val="22"/>
                  <w:u w:val="none"/>
                  <w:shd w:fill="auto" w:val="clear"/>
                  <w:vertAlign w:val="baseline"/>
                </w:rPr>
                <m:t xml:space="preserve">=</m:t>
              </m:r>
              <m:sSup>
                <m:sSupPr>
                  <m:ctrlPr>
                    <w:rPr>
                      <w:rFonts w:ascii="Cambria Math" w:cs="Cambria Math" w:eastAsia="Cambria Math" w:hAnsi="Cambria Math"/>
                      <w:b w:val="0"/>
                      <w:i w:val="0"/>
                      <w:smallCaps w:val="0"/>
                      <w:strike w:val="0"/>
                      <w:color w:val="ff0000"/>
                      <w:sz w:val="22"/>
                      <w:szCs w:val="22"/>
                      <w:u w:val="none"/>
                      <w:shd w:fill="auto" w:val="clear"/>
                      <w:vertAlign w:val="baseline"/>
                    </w:rPr>
                  </m:ctrlPr>
                </m:sSupPr>
                <m:e>
                  <m:r>
                    <w:rPr>
                      <w:rFonts w:ascii="Cambria Math" w:cs="Cambria Math" w:eastAsia="Cambria Math" w:hAnsi="Cambria Math"/>
                      <w:b w:val="0"/>
                      <w:i w:val="0"/>
                      <w:smallCaps w:val="0"/>
                      <w:strike w:val="0"/>
                      <w:color w:val="ff0000"/>
                      <w:sz w:val="22"/>
                      <w:szCs w:val="22"/>
                      <w:u w:val="none"/>
                      <w:shd w:fill="auto" w:val="clear"/>
                      <w:vertAlign w:val="baseline"/>
                    </w:rPr>
                    <m:t xml:space="preserve">x</m:t>
                  </m:r>
                </m:e>
                <m:sup>
                  <m:r>
                    <w:rPr>
                      <w:rFonts w:ascii="Cambria Math" w:cs="Cambria Math" w:eastAsia="Cambria Math" w:hAnsi="Cambria Math"/>
                      <w:b w:val="0"/>
                      <w:i w:val="0"/>
                      <w:smallCaps w:val="0"/>
                      <w:strike w:val="0"/>
                      <w:color w:val="ff0000"/>
                      <w:sz w:val="22"/>
                      <w:szCs w:val="22"/>
                      <w:u w:val="none"/>
                      <w:shd w:fill="auto" w:val="clear"/>
                      <w:vertAlign w:val="baseline"/>
                    </w:rPr>
                    <m:t xml:space="preserve">3</m:t>
                  </m:r>
                </m:sup>
              </m:sSup>
              <m:r>
                <w:rPr>
                  <w:rFonts w:ascii="Cambria Math" w:cs="Cambria Math" w:eastAsia="Cambria Math" w:hAnsi="Cambria Math"/>
                  <w:b w:val="0"/>
                  <w:i w:val="0"/>
                  <w:smallCaps w:val="0"/>
                  <w:strike w:val="0"/>
                  <w:color w:val="ff0000"/>
                  <w:sz w:val="22"/>
                  <w:szCs w:val="22"/>
                  <w:u w:val="none"/>
                  <w:shd w:fill="auto" w:val="clear"/>
                  <w:vertAlign w:val="baseline"/>
                </w:rPr>
                <m:t xml:space="preserve">-3x+2</m:t>
              </m:r>
            </m:oMath>
            <w:r w:rsidDel="00000000" w:rsidR="00000000" w:rsidRPr="00000000">
              <w:rPr>
                <w:rtl w:val="0"/>
              </w:rPr>
            </w:r>
          </w:p>
        </w:tc>
      </w:tr>
      <w:tr>
        <w:trPr>
          <w:cantSplit w:val="0"/>
          <w:tblHeader w:val="0"/>
        </w:trPr>
        <w:tc>
          <w:tcPr/>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center"/>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Fonts w:ascii="Arial" w:cs="Arial" w:eastAsia="Arial" w:hAnsi="Arial"/>
                <w:b w:val="1"/>
                <w:i w:val="0"/>
                <w:smallCaps w:val="0"/>
                <w:strike w:val="0"/>
                <w:color w:val="ff0000"/>
                <w:sz w:val="22"/>
                <w:szCs w:val="22"/>
                <w:u w:val="none"/>
                <w:shd w:fill="auto" w:val="clear"/>
                <w:vertAlign w:val="baseline"/>
                <w:rtl w:val="0"/>
              </w:rPr>
              <w:t xml:space="preserve">Specific behaviours</w:t>
            </w:r>
          </w:p>
        </w:tc>
      </w:tr>
      <w:tr>
        <w:trPr>
          <w:cantSplit w:val="0"/>
          <w:tblHeader w:val="0"/>
        </w:trPr>
        <w:tc>
          <w:tcPr/>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Anti-differentiates</w:t>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Substitutes in x=2 to find c</w:t>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States f(x)</w:t>
            </w:r>
          </w:p>
        </w:tc>
      </w:tr>
    </w:tbl>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Using calculus techniques find the location and nature of any stationary points.</w:t>
        <w:tab/>
        <w:tab/>
        <w:tab/>
        <w:tab/>
      </w:r>
    </w:p>
    <w:tbl>
      <w:tblPr>
        <w:tblStyle w:val="Table10"/>
        <w:tblW w:w="8220.0" w:type="dxa"/>
        <w:jc w:val="left"/>
        <w:tblInd w:w="10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20"/>
        <w:tblGridChange w:id="0">
          <w:tblGrid>
            <w:gridCol w:w="8220"/>
          </w:tblGrid>
        </w:tblGridChange>
      </w:tblGrid>
      <w:tr>
        <w:trPr>
          <w:cantSplit w:val="0"/>
          <w:tblHeader w:val="0"/>
        </w:trPr>
        <w:tc>
          <w:tcPr/>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center"/>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Fonts w:ascii="Arial" w:cs="Arial" w:eastAsia="Arial" w:hAnsi="Arial"/>
                <w:b w:val="1"/>
                <w:i w:val="0"/>
                <w:smallCaps w:val="0"/>
                <w:strike w:val="0"/>
                <w:color w:val="ff0000"/>
                <w:sz w:val="22"/>
                <w:szCs w:val="22"/>
                <w:u w:val="none"/>
                <w:shd w:fill="auto" w:val="clear"/>
                <w:vertAlign w:val="baseline"/>
                <w:rtl w:val="0"/>
              </w:rPr>
              <w:t xml:space="preserve">Solution</w:t>
            </w:r>
          </w:p>
        </w:tc>
      </w:tr>
      <w:tr>
        <w:trPr>
          <w:cantSplit w:val="0"/>
          <w:tblHeader w:val="0"/>
        </w:trPr>
        <w:tc>
          <w:tcPr/>
          <w:p w:rsidR="00000000" w:rsidDel="00000000" w:rsidP="00000000" w:rsidRDefault="00000000" w:rsidRPr="00000000" w14:paraId="000001D5">
            <w:pPr>
              <w:jc w:val="center"/>
              <w:rPr>
                <w:rFonts w:ascii="Cambria Math" w:cs="Cambria Math" w:eastAsia="Cambria Math" w:hAnsi="Cambria Math"/>
                <w:b w:val="0"/>
                <w:i w:val="0"/>
                <w:smallCaps w:val="0"/>
                <w:strike w:val="0"/>
                <w:color w:val="ff0000"/>
                <w:sz w:val="22"/>
                <w:szCs w:val="22"/>
                <w:u w:val="none"/>
                <w:shd w:fill="auto" w:val="clear"/>
                <w:vertAlign w:val="baseline"/>
              </w:rPr>
            </w:pPr>
            <m:oMath>
              <m:r>
                <w:rPr>
                  <w:rFonts w:ascii="Cambria Math" w:cs="Cambria Math" w:eastAsia="Cambria Math" w:hAnsi="Cambria Math"/>
                  <w:b w:val="0"/>
                  <w:i w:val="0"/>
                  <w:smallCaps w:val="0"/>
                  <w:strike w:val="0"/>
                  <w:color w:val="ff0000"/>
                  <w:sz w:val="22"/>
                  <w:szCs w:val="22"/>
                  <w:u w:val="none"/>
                  <w:shd w:fill="auto" w:val="clear"/>
                  <w:vertAlign w:val="baseline"/>
                </w:rPr>
                <m:t xml:space="preserve">3</m:t>
              </m:r>
              <m:sSup>
                <m:sSupPr>
                  <m:ctrlPr>
                    <w:rPr>
                      <w:rFonts w:ascii="Cambria Math" w:cs="Cambria Math" w:eastAsia="Cambria Math" w:hAnsi="Cambria Math"/>
                      <w:b w:val="0"/>
                      <w:i w:val="0"/>
                      <w:smallCaps w:val="0"/>
                      <w:strike w:val="0"/>
                      <w:color w:val="ff0000"/>
                      <w:sz w:val="22"/>
                      <w:szCs w:val="22"/>
                      <w:u w:val="none"/>
                      <w:shd w:fill="auto" w:val="clear"/>
                      <w:vertAlign w:val="baseline"/>
                    </w:rPr>
                  </m:ctrlPr>
                </m:sSupPr>
                <m:e>
                  <m:r>
                    <w:rPr>
                      <w:rFonts w:ascii="Cambria Math" w:cs="Cambria Math" w:eastAsia="Cambria Math" w:hAnsi="Cambria Math"/>
                      <w:b w:val="0"/>
                      <w:i w:val="0"/>
                      <w:smallCaps w:val="0"/>
                      <w:strike w:val="0"/>
                      <w:color w:val="ff0000"/>
                      <w:sz w:val="22"/>
                      <w:szCs w:val="22"/>
                      <w:u w:val="none"/>
                      <w:shd w:fill="auto" w:val="clear"/>
                      <w:vertAlign w:val="baseline"/>
                    </w:rPr>
                    <m:t xml:space="preserve">x</m:t>
                  </m:r>
                </m:e>
                <m:sup>
                  <m:r>
                    <w:rPr>
                      <w:rFonts w:ascii="Cambria Math" w:cs="Cambria Math" w:eastAsia="Cambria Math" w:hAnsi="Cambria Math"/>
                      <w:b w:val="0"/>
                      <w:i w:val="0"/>
                      <w:smallCaps w:val="0"/>
                      <w:strike w:val="0"/>
                      <w:color w:val="ff0000"/>
                      <w:sz w:val="22"/>
                      <w:szCs w:val="22"/>
                      <w:u w:val="none"/>
                      <w:shd w:fill="auto" w:val="clear"/>
                      <w:vertAlign w:val="baseline"/>
                    </w:rPr>
                    <m:t xml:space="preserve">2</m:t>
                  </m:r>
                </m:sup>
              </m:sSup>
              <m:r>
                <w:rPr>
                  <w:rFonts w:ascii="Cambria Math" w:cs="Cambria Math" w:eastAsia="Cambria Math" w:hAnsi="Cambria Math"/>
                  <w:b w:val="0"/>
                  <w:i w:val="0"/>
                  <w:smallCaps w:val="0"/>
                  <w:strike w:val="0"/>
                  <w:color w:val="ff0000"/>
                  <w:sz w:val="22"/>
                  <w:szCs w:val="22"/>
                  <w:u w:val="none"/>
                  <w:shd w:fill="auto" w:val="clear"/>
                  <w:vertAlign w:val="baseline"/>
                </w:rPr>
                <m:t xml:space="preserve">-3=0</m:t>
              </m:r>
            </m:oMath>
            <w:r w:rsidDel="00000000" w:rsidR="00000000" w:rsidRPr="00000000">
              <w:rPr>
                <w:rtl w:val="0"/>
              </w:rPr>
            </w:r>
          </w:p>
          <w:p w:rsidR="00000000" w:rsidDel="00000000" w:rsidP="00000000" w:rsidRDefault="00000000" w:rsidRPr="00000000" w14:paraId="000001D6">
            <w:pPr>
              <w:jc w:val="center"/>
              <w:rPr>
                <w:rFonts w:ascii="Cambria Math" w:cs="Cambria Math" w:eastAsia="Cambria Math" w:hAnsi="Cambria Math"/>
                <w:b w:val="0"/>
                <w:i w:val="0"/>
                <w:smallCaps w:val="0"/>
                <w:strike w:val="0"/>
                <w:color w:val="ff0000"/>
                <w:sz w:val="22"/>
                <w:szCs w:val="22"/>
                <w:u w:val="none"/>
                <w:shd w:fill="auto" w:val="clear"/>
                <w:vertAlign w:val="baseline"/>
              </w:rPr>
            </w:pPr>
            <m:oMath>
              <m:sSup>
                <m:sSupPr>
                  <m:ctrlPr>
                    <w:rPr>
                      <w:rFonts w:ascii="Cambria Math" w:cs="Cambria Math" w:eastAsia="Cambria Math" w:hAnsi="Cambria Math"/>
                      <w:b w:val="0"/>
                      <w:i w:val="0"/>
                      <w:smallCaps w:val="0"/>
                      <w:strike w:val="0"/>
                      <w:color w:val="ff0000"/>
                      <w:sz w:val="22"/>
                      <w:szCs w:val="22"/>
                      <w:u w:val="none"/>
                      <w:shd w:fill="auto" w:val="clear"/>
                      <w:vertAlign w:val="baseline"/>
                    </w:rPr>
                  </m:ctrlPr>
                </m:sSupPr>
                <m:e>
                  <m:r>
                    <w:rPr>
                      <w:rFonts w:ascii="Cambria Math" w:cs="Cambria Math" w:eastAsia="Cambria Math" w:hAnsi="Cambria Math"/>
                      <w:b w:val="0"/>
                      <w:i w:val="0"/>
                      <w:smallCaps w:val="0"/>
                      <w:strike w:val="0"/>
                      <w:color w:val="ff0000"/>
                      <w:sz w:val="22"/>
                      <w:szCs w:val="22"/>
                      <w:u w:val="none"/>
                      <w:shd w:fill="auto" w:val="clear"/>
                      <w:vertAlign w:val="baseline"/>
                    </w:rPr>
                    <m:t xml:space="preserve">x</m:t>
                  </m:r>
                </m:e>
                <m:sup>
                  <m:r>
                    <w:rPr>
                      <w:rFonts w:ascii="Cambria Math" w:cs="Cambria Math" w:eastAsia="Cambria Math" w:hAnsi="Cambria Math"/>
                      <w:b w:val="0"/>
                      <w:i w:val="0"/>
                      <w:smallCaps w:val="0"/>
                      <w:strike w:val="0"/>
                      <w:color w:val="ff0000"/>
                      <w:sz w:val="22"/>
                      <w:szCs w:val="22"/>
                      <w:u w:val="none"/>
                      <w:shd w:fill="auto" w:val="clear"/>
                      <w:vertAlign w:val="baseline"/>
                    </w:rPr>
                    <m:t xml:space="preserve">2</m:t>
                  </m:r>
                </m:sup>
              </m:sSup>
              <m:r>
                <w:rPr>
                  <w:rFonts w:ascii="Cambria Math" w:cs="Cambria Math" w:eastAsia="Cambria Math" w:hAnsi="Cambria Math"/>
                  <w:b w:val="0"/>
                  <w:i w:val="0"/>
                  <w:smallCaps w:val="0"/>
                  <w:strike w:val="0"/>
                  <w:color w:val="ff0000"/>
                  <w:sz w:val="22"/>
                  <w:szCs w:val="22"/>
                  <w:u w:val="none"/>
                  <w:shd w:fill="auto" w:val="clear"/>
                  <w:vertAlign w:val="baseline"/>
                </w:rPr>
                <m:t xml:space="preserve">=1</m:t>
              </m:r>
            </m:oMath>
            <w:r w:rsidDel="00000000" w:rsidR="00000000" w:rsidRPr="00000000">
              <w:rPr>
                <w:rtl w:val="0"/>
              </w:rPr>
            </w:r>
          </w:p>
          <w:p w:rsidR="00000000" w:rsidDel="00000000" w:rsidP="00000000" w:rsidRDefault="00000000" w:rsidRPr="00000000" w14:paraId="000001D7">
            <w:pPr>
              <w:jc w:val="center"/>
              <w:rPr>
                <w:rFonts w:ascii="Cambria Math" w:cs="Cambria Math" w:eastAsia="Cambria Math" w:hAnsi="Cambria Math"/>
                <w:b w:val="0"/>
                <w:i w:val="0"/>
                <w:smallCaps w:val="0"/>
                <w:strike w:val="0"/>
                <w:color w:val="ff0000"/>
                <w:sz w:val="22"/>
                <w:szCs w:val="22"/>
                <w:u w:val="none"/>
                <w:shd w:fill="auto" w:val="clear"/>
                <w:vertAlign w:val="baseline"/>
              </w:rPr>
            </w:pPr>
            <m:oMath>
              <m:r>
                <w:rPr>
                  <w:rFonts w:ascii="Cambria Math" w:cs="Cambria Math" w:eastAsia="Cambria Math" w:hAnsi="Cambria Math"/>
                  <w:b w:val="0"/>
                  <w:i w:val="0"/>
                  <w:smallCaps w:val="0"/>
                  <w:strike w:val="0"/>
                  <w:color w:val="ff0000"/>
                  <w:sz w:val="22"/>
                  <w:szCs w:val="22"/>
                  <w:u w:val="none"/>
                  <w:shd w:fill="auto" w:val="clear"/>
                  <w:vertAlign w:val="baseline"/>
                </w:rPr>
                <m:t xml:space="preserve">x=±1</m:t>
              </m:r>
            </m:oMath>
            <w:r w:rsidDel="00000000" w:rsidR="00000000" w:rsidRPr="00000000">
              <w:rPr>
                <w:rtl w:val="0"/>
              </w:rPr>
            </w:r>
          </w:p>
          <w:p w:rsidR="00000000" w:rsidDel="00000000" w:rsidP="00000000" w:rsidRDefault="00000000" w:rsidRPr="00000000" w14:paraId="000001D8">
            <w:pPr>
              <w:jc w:val="center"/>
              <w:rPr>
                <w:rFonts w:ascii="Cambria Math" w:cs="Cambria Math" w:eastAsia="Cambria Math" w:hAnsi="Cambria Math"/>
                <w:b w:val="0"/>
                <w:i w:val="0"/>
                <w:smallCaps w:val="0"/>
                <w:strike w:val="0"/>
                <w:color w:val="ff0000"/>
                <w:sz w:val="22"/>
                <w:szCs w:val="22"/>
                <w:u w:val="none"/>
                <w:shd w:fill="auto" w:val="clear"/>
                <w:vertAlign w:val="baseline"/>
              </w:rPr>
            </w:pPr>
            <m:oMath>
              <m:r>
                <w:rPr>
                  <w:rFonts w:ascii="Cambria Math" w:cs="Cambria Math" w:eastAsia="Cambria Math" w:hAnsi="Cambria Math"/>
                  <w:b w:val="0"/>
                  <w:i w:val="0"/>
                  <w:smallCaps w:val="0"/>
                  <w:strike w:val="0"/>
                  <w:color w:val="ff0000"/>
                  <w:sz w:val="22"/>
                  <w:szCs w:val="22"/>
                  <w:u w:val="none"/>
                  <w:shd w:fill="auto" w:val="clear"/>
                  <w:vertAlign w:val="baseline"/>
                </w:rPr>
                <m:t xml:space="preserve">f(-1)=4</m:t>
              </m:r>
            </m:oMath>
            <w:r w:rsidDel="00000000" w:rsidR="00000000" w:rsidRPr="00000000">
              <w:rPr>
                <w:rtl w:val="0"/>
              </w:rPr>
            </w:r>
          </w:p>
          <w:p w:rsidR="00000000" w:rsidDel="00000000" w:rsidP="00000000" w:rsidRDefault="00000000" w:rsidRPr="00000000" w14:paraId="000001D9">
            <w:pPr>
              <w:jc w:val="center"/>
              <w:rPr>
                <w:rFonts w:ascii="Cambria Math" w:cs="Cambria Math" w:eastAsia="Cambria Math" w:hAnsi="Cambria Math"/>
                <w:b w:val="0"/>
                <w:i w:val="0"/>
                <w:smallCaps w:val="0"/>
                <w:strike w:val="0"/>
                <w:color w:val="ff0000"/>
                <w:sz w:val="22"/>
                <w:szCs w:val="22"/>
                <w:u w:val="none"/>
                <w:shd w:fill="auto" w:val="clear"/>
                <w:vertAlign w:val="baseline"/>
              </w:rPr>
            </w:pPr>
            <m:oMath>
              <m:r>
                <w:rPr>
                  <w:rFonts w:ascii="Cambria Math" w:cs="Cambria Math" w:eastAsia="Cambria Math" w:hAnsi="Cambria Math"/>
                  <w:b w:val="0"/>
                  <w:i w:val="0"/>
                  <w:smallCaps w:val="0"/>
                  <w:strike w:val="0"/>
                  <w:color w:val="ff0000"/>
                  <w:sz w:val="22"/>
                  <w:szCs w:val="22"/>
                  <w:u w:val="none"/>
                  <w:shd w:fill="auto" w:val="clear"/>
                  <w:vertAlign w:val="baseline"/>
                </w:rPr>
                <m:t xml:space="preserve">f(1)=0</m:t>
              </m:r>
            </m:oMath>
            <w:r w:rsidDel="00000000" w:rsidR="00000000" w:rsidRPr="00000000">
              <w:rPr>
                <w:rtl w:val="0"/>
              </w:rPr>
            </w:r>
          </w:p>
          <w:p w:rsidR="00000000" w:rsidDel="00000000" w:rsidP="00000000" w:rsidRDefault="00000000" w:rsidRPr="00000000" w14:paraId="000001DA">
            <w:pPr>
              <w:jc w:val="center"/>
              <w:rPr>
                <w:rFonts w:ascii="Cambria Math" w:cs="Cambria Math" w:eastAsia="Cambria Math" w:hAnsi="Cambria Math"/>
                <w:b w:val="0"/>
                <w:i w:val="0"/>
                <w:smallCaps w:val="0"/>
                <w:strike w:val="0"/>
                <w:color w:val="ff0000"/>
                <w:sz w:val="22"/>
                <w:szCs w:val="22"/>
                <w:u w:val="none"/>
                <w:shd w:fill="auto" w:val="clear"/>
                <w:vertAlign w:val="baseline"/>
              </w:rPr>
            </w:pPr>
            <m:oMath>
              <m:sSup>
                <m:sSupPr>
                  <m:ctrlPr>
                    <w:rPr>
                      <w:rFonts w:ascii="Cambria Math" w:cs="Cambria Math" w:eastAsia="Cambria Math" w:hAnsi="Cambria Math"/>
                      <w:b w:val="0"/>
                      <w:i w:val="0"/>
                      <w:smallCaps w:val="0"/>
                      <w:strike w:val="0"/>
                      <w:color w:val="ff0000"/>
                      <w:sz w:val="22"/>
                      <w:szCs w:val="22"/>
                      <w:u w:val="none"/>
                      <w:shd w:fill="auto" w:val="clear"/>
                      <w:vertAlign w:val="baseline"/>
                    </w:rPr>
                  </m:ctrlPr>
                </m:sSupPr>
                <m:e>
                  <m:r>
                    <w:rPr>
                      <w:rFonts w:ascii="Cambria Math" w:cs="Cambria Math" w:eastAsia="Cambria Math" w:hAnsi="Cambria Math"/>
                      <w:b w:val="0"/>
                      <w:i w:val="0"/>
                      <w:smallCaps w:val="0"/>
                      <w:strike w:val="0"/>
                      <w:color w:val="ff0000"/>
                      <w:sz w:val="22"/>
                      <w:szCs w:val="22"/>
                      <w:u w:val="none"/>
                      <w:shd w:fill="auto" w:val="clear"/>
                      <w:vertAlign w:val="baseline"/>
                    </w:rPr>
                    <m:t xml:space="preserve">f</m:t>
                  </m:r>
                </m:e>
                <m:sup>
                  <m:r>
                    <w:rPr>
                      <w:rFonts w:ascii="Cambria Math" w:cs="Cambria Math" w:eastAsia="Cambria Math" w:hAnsi="Cambria Math"/>
                      <w:b w:val="0"/>
                      <w:i w:val="0"/>
                      <w:smallCaps w:val="0"/>
                      <w:strike w:val="0"/>
                      <w:color w:val="ff0000"/>
                      <w:sz w:val="22"/>
                      <w:szCs w:val="22"/>
                      <w:u w:val="none"/>
                      <w:shd w:fill="auto" w:val="clear"/>
                      <w:vertAlign w:val="baseline"/>
                    </w:rPr>
                    <m:t xml:space="preserve">'</m:t>
                  </m:r>
                </m:sup>
              </m:sSup>
              <m:r>
                <w:rPr>
                  <w:rFonts w:ascii="Cambria Math" w:cs="Cambria Math" w:eastAsia="Cambria Math" w:hAnsi="Cambria Math"/>
                  <w:b w:val="0"/>
                  <w:i w:val="0"/>
                  <w:smallCaps w:val="0"/>
                  <w:strike w:val="0"/>
                  <w:color w:val="ff0000"/>
                  <w:sz w:val="22"/>
                  <w:szCs w:val="22"/>
                  <w:u w:val="none"/>
                  <w:shd w:fill="auto" w:val="clear"/>
                  <w:vertAlign w:val="baseline"/>
                </w:rPr>
                <m:t xml:space="preserve">(0)=-3</m:t>
              </m:r>
            </m:oMath>
            <w:r w:rsidDel="00000000" w:rsidR="00000000" w:rsidRPr="00000000">
              <w:rPr>
                <w:rtl w:val="0"/>
              </w:rPr>
            </w:r>
          </w:p>
          <w:p w:rsidR="00000000" w:rsidDel="00000000" w:rsidP="00000000" w:rsidRDefault="00000000" w:rsidRPr="00000000" w14:paraId="000001DB">
            <w:pPr>
              <w:jc w:val="center"/>
              <w:rPr>
                <w:rFonts w:ascii="Cambria Math" w:cs="Cambria Math" w:eastAsia="Cambria Math" w:hAnsi="Cambria Math"/>
                <w:b w:val="0"/>
                <w:i w:val="0"/>
                <w:smallCaps w:val="0"/>
                <w:strike w:val="0"/>
                <w:color w:val="ff0000"/>
                <w:sz w:val="22"/>
                <w:szCs w:val="22"/>
                <w:u w:val="none"/>
                <w:shd w:fill="auto" w:val="clear"/>
                <w:vertAlign w:val="baseline"/>
              </w:rPr>
            </w:pPr>
            <m:oMath>
              <m:sSup>
                <m:sSupPr>
                  <m:ctrlPr>
                    <w:rPr>
                      <w:rFonts w:ascii="Cambria Math" w:cs="Cambria Math" w:eastAsia="Cambria Math" w:hAnsi="Cambria Math"/>
                      <w:b w:val="0"/>
                      <w:i w:val="0"/>
                      <w:smallCaps w:val="0"/>
                      <w:strike w:val="0"/>
                      <w:color w:val="ff0000"/>
                      <w:sz w:val="22"/>
                      <w:szCs w:val="22"/>
                      <w:u w:val="none"/>
                      <w:shd w:fill="auto" w:val="clear"/>
                      <w:vertAlign w:val="baseline"/>
                    </w:rPr>
                  </m:ctrlPr>
                </m:sSupPr>
                <m:e>
                  <m:r>
                    <w:rPr>
                      <w:rFonts w:ascii="Cambria Math" w:cs="Cambria Math" w:eastAsia="Cambria Math" w:hAnsi="Cambria Math"/>
                      <w:b w:val="0"/>
                      <w:i w:val="0"/>
                      <w:smallCaps w:val="0"/>
                      <w:strike w:val="0"/>
                      <w:color w:val="ff0000"/>
                      <w:sz w:val="22"/>
                      <w:szCs w:val="22"/>
                      <w:u w:val="none"/>
                      <w:shd w:fill="auto" w:val="clear"/>
                      <w:vertAlign w:val="baseline"/>
                    </w:rPr>
                    <m:t xml:space="preserve">f</m:t>
                  </m:r>
                </m:e>
                <m:sup>
                  <m:r>
                    <w:rPr>
                      <w:rFonts w:ascii="Cambria Math" w:cs="Cambria Math" w:eastAsia="Cambria Math" w:hAnsi="Cambria Math"/>
                      <w:b w:val="0"/>
                      <w:i w:val="0"/>
                      <w:smallCaps w:val="0"/>
                      <w:strike w:val="0"/>
                      <w:color w:val="ff0000"/>
                      <w:sz w:val="22"/>
                      <w:szCs w:val="22"/>
                      <w:u w:val="none"/>
                      <w:shd w:fill="auto" w:val="clear"/>
                      <w:vertAlign w:val="baseline"/>
                    </w:rPr>
                    <m:t xml:space="preserve">'</m:t>
                  </m:r>
                </m:sup>
              </m:sSup>
              <m:r>
                <w:rPr>
                  <w:rFonts w:ascii="Cambria Math" w:cs="Cambria Math" w:eastAsia="Cambria Math" w:hAnsi="Cambria Math"/>
                  <w:b w:val="0"/>
                  <w:i w:val="0"/>
                  <w:smallCaps w:val="0"/>
                  <w:strike w:val="0"/>
                  <w:color w:val="ff0000"/>
                  <w:sz w:val="22"/>
                  <w:szCs w:val="22"/>
                  <w:u w:val="none"/>
                  <w:shd w:fill="auto" w:val="clear"/>
                  <w:vertAlign w:val="baseline"/>
                </w:rPr>
                <m:t xml:space="preserve">(2)=9</m:t>
              </m:r>
            </m:oMath>
            <w:r w:rsidDel="00000000" w:rsidR="00000000" w:rsidRPr="00000000">
              <w:rPr>
                <w:rtl w:val="0"/>
              </w:rPr>
            </w:r>
          </w:p>
          <w:p w:rsidR="00000000" w:rsidDel="00000000" w:rsidP="00000000" w:rsidRDefault="00000000" w:rsidRPr="00000000" w14:paraId="000001DC">
            <w:pPr>
              <w:jc w:val="center"/>
              <w:rPr>
                <w:rFonts w:ascii="Cambria Math" w:cs="Cambria Math" w:eastAsia="Cambria Math" w:hAnsi="Cambria Math"/>
                <w:b w:val="0"/>
                <w:i w:val="0"/>
                <w:smallCaps w:val="0"/>
                <w:strike w:val="0"/>
                <w:color w:val="ff0000"/>
                <w:sz w:val="22"/>
                <w:szCs w:val="22"/>
                <w:u w:val="none"/>
                <w:shd w:fill="auto" w:val="clear"/>
                <w:vertAlign w:val="baseline"/>
              </w:rPr>
            </w:pPr>
            <m:oMath>
              <m:r>
                <w:rPr>
                  <w:rFonts w:ascii="Cambria Math" w:cs="Cambria Math" w:eastAsia="Cambria Math" w:hAnsi="Cambria Math"/>
                  <w:b w:val="0"/>
                  <w:i w:val="0"/>
                  <w:smallCaps w:val="0"/>
                  <w:strike w:val="0"/>
                  <w:color w:val="ff0000"/>
                  <w:sz w:val="22"/>
                  <w:szCs w:val="22"/>
                  <w:u w:val="none"/>
                  <w:shd w:fill="auto" w:val="clear"/>
                  <w:vertAlign w:val="baseline"/>
                </w:rPr>
                <m:t xml:space="preserve">∴tp</m:t>
              </m:r>
              <m:r>
                <w:rPr>
                  <w:rFonts w:ascii="Arial" w:cs="Arial" w:eastAsia="Arial" w:hAnsi="Arial"/>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ff0000"/>
                  <w:sz w:val="22"/>
                  <w:szCs w:val="22"/>
                  <w:u w:val="none"/>
                  <w:shd w:fill="auto" w:val="clear"/>
                  <w:vertAlign w:val="baseline"/>
                </w:rPr>
                <m:t xml:space="preserve"> @ (1,0)</m:t>
              </m:r>
            </m:oMath>
            <w:r w:rsidDel="00000000" w:rsidR="00000000" w:rsidRPr="00000000">
              <w:rPr>
                <w:rtl w:val="0"/>
              </w:rPr>
            </w:r>
          </w:p>
          <w:p w:rsidR="00000000" w:rsidDel="00000000" w:rsidP="00000000" w:rsidRDefault="00000000" w:rsidRPr="00000000" w14:paraId="000001DD">
            <w:pPr>
              <w:jc w:val="center"/>
              <w:rPr>
                <w:rFonts w:ascii="Cambria Math" w:cs="Cambria Math" w:eastAsia="Cambria Math" w:hAnsi="Cambria Math"/>
                <w:b w:val="0"/>
                <w:i w:val="0"/>
                <w:smallCaps w:val="0"/>
                <w:strike w:val="0"/>
                <w:color w:val="ff0000"/>
                <w:sz w:val="22"/>
                <w:szCs w:val="22"/>
                <w:u w:val="none"/>
                <w:shd w:fill="auto" w:val="clear"/>
                <w:vertAlign w:val="baseline"/>
              </w:rPr>
            </w:pPr>
            <m:oMath>
              <m:sSup>
                <m:sSupPr>
                  <m:ctrlPr>
                    <w:rPr>
                      <w:rFonts w:ascii="Cambria Math" w:cs="Cambria Math" w:eastAsia="Cambria Math" w:hAnsi="Cambria Math"/>
                      <w:b w:val="0"/>
                      <w:i w:val="0"/>
                      <w:smallCaps w:val="0"/>
                      <w:strike w:val="0"/>
                      <w:color w:val="ff0000"/>
                      <w:sz w:val="22"/>
                      <w:szCs w:val="22"/>
                      <w:u w:val="none"/>
                      <w:shd w:fill="auto" w:val="clear"/>
                      <w:vertAlign w:val="baseline"/>
                    </w:rPr>
                  </m:ctrlPr>
                </m:sSupPr>
                <m:e>
                  <m:r>
                    <w:rPr>
                      <w:rFonts w:ascii="Cambria Math" w:cs="Cambria Math" w:eastAsia="Cambria Math" w:hAnsi="Cambria Math"/>
                      <w:b w:val="0"/>
                      <w:i w:val="0"/>
                      <w:smallCaps w:val="0"/>
                      <w:strike w:val="0"/>
                      <w:color w:val="ff0000"/>
                      <w:sz w:val="22"/>
                      <w:szCs w:val="22"/>
                      <w:u w:val="none"/>
                      <w:shd w:fill="auto" w:val="clear"/>
                      <w:vertAlign w:val="baseline"/>
                    </w:rPr>
                    <m:t xml:space="preserve">f</m:t>
                  </m:r>
                </m:e>
                <m:sup>
                  <m:r>
                    <w:rPr>
                      <w:rFonts w:ascii="Cambria Math" w:cs="Cambria Math" w:eastAsia="Cambria Math" w:hAnsi="Cambria Math"/>
                      <w:b w:val="0"/>
                      <w:i w:val="0"/>
                      <w:smallCaps w:val="0"/>
                      <w:strike w:val="0"/>
                      <w:color w:val="ff0000"/>
                      <w:sz w:val="22"/>
                      <w:szCs w:val="22"/>
                      <w:u w:val="none"/>
                      <w:shd w:fill="auto" w:val="clear"/>
                      <w:vertAlign w:val="baseline"/>
                    </w:rPr>
                    <m:t xml:space="preserve">'</m:t>
                  </m:r>
                </m:sup>
              </m:sSup>
              <m:r>
                <w:rPr>
                  <w:rFonts w:ascii="Cambria Math" w:cs="Cambria Math" w:eastAsia="Cambria Math" w:hAnsi="Cambria Math"/>
                  <w:b w:val="0"/>
                  <w:i w:val="0"/>
                  <w:smallCaps w:val="0"/>
                  <w:strike w:val="0"/>
                  <w:color w:val="ff0000"/>
                  <w:sz w:val="22"/>
                  <w:szCs w:val="22"/>
                  <w:u w:val="none"/>
                  <w:shd w:fill="auto" w:val="clear"/>
                  <w:vertAlign w:val="baseline"/>
                </w:rPr>
                <m:t xml:space="preserve">(-2)=9</m:t>
              </m:r>
            </m:oMath>
            <w:r w:rsidDel="00000000" w:rsidR="00000000" w:rsidRPr="00000000">
              <w:rPr>
                <w:rtl w:val="0"/>
              </w:rPr>
            </w:r>
          </w:p>
          <w:p w:rsidR="00000000" w:rsidDel="00000000" w:rsidP="00000000" w:rsidRDefault="00000000" w:rsidRPr="00000000" w14:paraId="000001DE">
            <w:pPr>
              <w:jc w:val="center"/>
              <w:rPr>
                <w:rFonts w:ascii="Cambria Math" w:cs="Cambria Math" w:eastAsia="Cambria Math" w:hAnsi="Cambria Math"/>
                <w:b w:val="0"/>
                <w:i w:val="0"/>
                <w:smallCaps w:val="0"/>
                <w:strike w:val="0"/>
                <w:color w:val="ff0000"/>
                <w:sz w:val="22"/>
                <w:szCs w:val="22"/>
                <w:u w:val="none"/>
                <w:shd w:fill="auto" w:val="clear"/>
                <w:vertAlign w:val="baseline"/>
              </w:rPr>
            </w:pPr>
            <m:oMath>
              <m:r>
                <w:rPr>
                  <w:rFonts w:ascii="Cambria Math" w:cs="Cambria Math" w:eastAsia="Cambria Math" w:hAnsi="Cambria Math"/>
                  <w:b w:val="0"/>
                  <w:i w:val="0"/>
                  <w:smallCaps w:val="0"/>
                  <w:strike w:val="0"/>
                  <w:color w:val="ff0000"/>
                  <w:sz w:val="22"/>
                  <w:szCs w:val="22"/>
                  <w:u w:val="none"/>
                  <w:shd w:fill="auto" w:val="clear"/>
                  <w:vertAlign w:val="baseline"/>
                </w:rPr>
                <m:t xml:space="preserve">∴tp</m:t>
              </m:r>
              <m:r>
                <w:rPr>
                  <w:rFonts w:ascii="Arial" w:cs="Arial" w:eastAsia="Arial" w:hAnsi="Arial"/>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ff0000"/>
                  <w:sz w:val="22"/>
                  <w:szCs w:val="22"/>
                  <w:u w:val="none"/>
                  <w:shd w:fill="auto" w:val="clear"/>
                  <w:vertAlign w:val="baseline"/>
                </w:rPr>
                <m:t xml:space="preserve"> @ (-1,4)</m:t>
              </m:r>
            </m:oMath>
            <w:r w:rsidDel="00000000" w:rsidR="00000000" w:rsidRPr="00000000">
              <w:rPr>
                <w:rtl w:val="0"/>
              </w:rPr>
            </w:r>
          </w:p>
        </w:tc>
      </w:tr>
      <w:tr>
        <w:trPr>
          <w:cantSplit w:val="0"/>
          <w:tblHeader w:val="0"/>
        </w:trPr>
        <w:tc>
          <w:tcPr/>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center"/>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Fonts w:ascii="Arial" w:cs="Arial" w:eastAsia="Arial" w:hAnsi="Arial"/>
                <w:b w:val="1"/>
                <w:i w:val="0"/>
                <w:smallCaps w:val="0"/>
                <w:strike w:val="0"/>
                <w:color w:val="ff0000"/>
                <w:sz w:val="22"/>
                <w:szCs w:val="22"/>
                <w:u w:val="none"/>
                <w:shd w:fill="auto" w:val="clear"/>
                <w:vertAlign w:val="baseline"/>
                <w:rtl w:val="0"/>
              </w:rPr>
              <w:t xml:space="preserve">Specific behaviours</w:t>
            </w:r>
          </w:p>
        </w:tc>
      </w:tr>
      <w:tr>
        <w:trPr>
          <w:cantSplit w:val="0"/>
          <w:tblHeader w:val="0"/>
        </w:trPr>
        <w:tc>
          <w:tcPr/>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Equates differential equation to zero</w:t>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Solves correctly</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Determines location of t.p. at x = -1</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Determines location of t.p. at x = 1</w:t>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Determines nature of t.p at x=1 (sign test or double derivative test).</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Determines nature of t.p at x=-1 (sign test or double derivative test) .</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Notes: </w:t>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No mark for not supplying values for tests and simply saying +’ve or –‘ve.</w:t>
            </w:r>
          </w:p>
        </w:tc>
      </w:tr>
    </w:tbl>
    <w:p w:rsidR="00000000" w:rsidDel="00000000" w:rsidP="00000000" w:rsidRDefault="00000000" w:rsidRPr="00000000" w14:paraId="000001E9">
      <w:pPr>
        <w:tabs>
          <w:tab w:val="right" w:pos="9360"/>
        </w:tabs>
        <w:ind w:left="709" w:hanging="709"/>
        <w:rPr/>
      </w:pPr>
      <w:r w:rsidDel="00000000" w:rsidR="00000000" w:rsidRPr="00000000">
        <w:rPr>
          <w:rtl w:val="0"/>
        </w:rPr>
      </w:r>
    </w:p>
    <w:p w:rsidR="00000000" w:rsidDel="00000000" w:rsidP="00000000" w:rsidRDefault="00000000" w:rsidRPr="00000000" w14:paraId="000001EA">
      <w:pPr>
        <w:tabs>
          <w:tab w:val="right" w:pos="9360"/>
        </w:tabs>
        <w:rPr/>
      </w:pPr>
      <w:r w:rsidDel="00000000" w:rsidR="00000000" w:rsidRPr="00000000">
        <w:rPr>
          <w:rtl w:val="0"/>
        </w:rPr>
      </w:r>
    </w:p>
    <w:p w:rsidR="00000000" w:rsidDel="00000000" w:rsidP="00000000" w:rsidRDefault="00000000" w:rsidRPr="00000000" w14:paraId="000001EB">
      <w:pPr>
        <w:tabs>
          <w:tab w:val="right" w:pos="9360"/>
        </w:tabs>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tabs>
          <w:tab w:val="right" w:pos="9356"/>
        </w:tabs>
        <w:rPr>
          <w:b w:val="1"/>
        </w:rPr>
      </w:pPr>
      <w:bookmarkStart w:colFirst="0" w:colLast="0" w:name="_heading=h.4d34og8" w:id="8"/>
      <w:bookmarkEnd w:id="8"/>
      <w:r w:rsidDel="00000000" w:rsidR="00000000" w:rsidRPr="00000000">
        <w:rPr>
          <w:rtl w:val="0"/>
        </w:rPr>
      </w:r>
    </w:p>
    <w:p w:rsidR="00000000" w:rsidDel="00000000" w:rsidP="00000000" w:rsidRDefault="00000000" w:rsidRPr="00000000" w14:paraId="000001F0">
      <w:pPr>
        <w:ind w:left="720" w:hanging="720"/>
        <w:rPr>
          <w:b w:val="1"/>
        </w:rPr>
      </w:pPr>
      <w:r w:rsidDel="00000000" w:rsidR="00000000" w:rsidRPr="00000000">
        <w:br w:type="page"/>
      </w:r>
      <w:r w:rsidDel="00000000" w:rsidR="00000000" w:rsidRPr="00000000">
        <w:rPr>
          <w:rtl w:val="0"/>
        </w:rPr>
      </w:r>
    </w:p>
    <w:p w:rsidR="00000000" w:rsidDel="00000000" w:rsidP="00000000" w:rsidRDefault="00000000" w:rsidRPr="00000000" w14:paraId="000001F1">
      <w:pPr>
        <w:rPr>
          <w:b w:val="1"/>
        </w:rPr>
      </w:pPr>
      <w:r w:rsidDel="00000000" w:rsidR="00000000" w:rsidRPr="00000000">
        <w:rPr>
          <w:b w:val="1"/>
          <w:rtl w:val="0"/>
        </w:rPr>
        <w:t xml:space="preserve">Question 19 {2.3.22}</w:t>
        <w:tab/>
        <w:tab/>
        <w:tab/>
        <w:tab/>
        <w:tab/>
        <w:tab/>
        <w:tab/>
        <w:tab/>
        <w:t xml:space="preserve">                  (8 marks)</w:t>
      </w:r>
    </w:p>
    <w:p w:rsidR="00000000" w:rsidDel="00000000" w:rsidP="00000000" w:rsidRDefault="00000000" w:rsidRPr="00000000" w14:paraId="000001F2">
      <w:pPr>
        <w:rPr>
          <w:b w:val="1"/>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t xml:space="preserve">Anika has her own private plane that she uses to travel from Perth to Melbourne.</w:t>
      </w:r>
    </w:p>
    <w:p w:rsidR="00000000" w:rsidDel="00000000" w:rsidP="00000000" w:rsidRDefault="00000000" w:rsidRPr="00000000" w14:paraId="000001F4">
      <w:pPr>
        <w:rPr/>
      </w:pPr>
      <w:r w:rsidDel="00000000" w:rsidR="00000000" w:rsidRPr="00000000">
        <w:rPr>
          <w:rtl w:val="0"/>
        </w:rPr>
        <w:t xml:space="preserve">The amount of fuel she consumes on the journey and therefore the cost of her flight, C ($), is dependent on the speed at which she flies, x (km/h). </w:t>
      </w:r>
    </w:p>
    <w:p w:rsidR="00000000" w:rsidDel="00000000" w:rsidP="00000000" w:rsidRDefault="00000000" w:rsidRPr="00000000" w14:paraId="000001F5">
      <w:pPr>
        <w:rPr/>
      </w:pPr>
      <w:r w:rsidDel="00000000" w:rsidR="00000000" w:rsidRPr="00000000">
        <w:rPr>
          <w:rtl w:val="0"/>
        </w:rPr>
        <w:t xml:space="preserve">The relationship between the overall cost of the flight is modelled by the equation below.</w:t>
      </w:r>
    </w:p>
    <w:p w:rsidR="00000000" w:rsidDel="00000000" w:rsidP="00000000" w:rsidRDefault="00000000" w:rsidRPr="00000000" w14:paraId="000001F6">
      <w:pPr>
        <w:ind w:left="720" w:firstLine="720"/>
        <w:rPr/>
      </w:pPr>
      <m:oMath>
        <m:r>
          <w:rPr>
            <w:rFonts w:ascii="Cambria Math" w:cs="Cambria Math" w:eastAsia="Cambria Math" w:hAnsi="Cambria Math"/>
          </w:rPr>
          <m:t xml:space="preserve">C=</m:t>
        </m:r>
        <m:f>
          <m:fPr>
            <m:ctrlPr>
              <w:rPr>
                <w:rFonts w:ascii="Cambria Math" w:cs="Cambria Math" w:eastAsia="Cambria Math" w:hAnsi="Cambria Math"/>
              </w:rPr>
            </m:ctrlPr>
          </m:fPr>
          <m:num>
            <m:sSup>
              <m:sSupPr>
                <m:ctrlPr>
                  <w:rPr>
                    <w:rFonts w:ascii="Cambria Math" w:cs="Cambria Math" w:eastAsia="Cambria Math" w:hAnsi="Cambria Math"/>
                  </w:rPr>
                </m:ctrlPr>
              </m:sSupPr>
              <m:e>
                <m:r>
                  <w:rPr>
                    <w:rFonts w:ascii="Cambria Math" w:cs="Cambria Math" w:eastAsia="Cambria Math" w:hAnsi="Cambria Math"/>
                  </w:rPr>
                  <m:t xml:space="preserve">x</m:t>
                </m:r>
              </m:e>
              <m:sup>
                <m:r>
                  <w:rPr>
                    <w:rFonts w:ascii="Cambria Math" w:cs="Cambria Math" w:eastAsia="Cambria Math" w:hAnsi="Cambria Math"/>
                  </w:rPr>
                  <m:t xml:space="preserve">2</m:t>
                </m:r>
              </m:sup>
            </m:sSup>
          </m:num>
          <m:den>
            <m:r>
              <w:rPr>
                <w:rFonts w:ascii="Cambria Math" w:cs="Cambria Math" w:eastAsia="Cambria Math" w:hAnsi="Cambria Math"/>
              </w:rPr>
              <m:t xml:space="preserve">200</m:t>
            </m:r>
          </m:den>
        </m:f>
        <m:r>
          <w:rPr>
            <w:rFonts w:ascii="Cambria Math" w:cs="Cambria Math" w:eastAsia="Cambria Math" w:hAnsi="Cambria Math"/>
          </w:rPr>
          <m:t xml:space="preserve">-8x+20400</m:t>
        </m:r>
      </m:oMath>
      <w:r w:rsidDel="00000000" w:rsidR="00000000" w:rsidRPr="00000000">
        <w:rPr>
          <w:rtl w:val="0"/>
        </w:rPr>
        <w:tab/>
        <w:tab/>
        <w:tab/>
        <w:t xml:space="preserve">where </w:t>
      </w:r>
      <m:oMath>
        <m:r>
          <w:rPr>
            <w:rFonts w:ascii="Cambria Math" w:cs="Cambria Math" w:eastAsia="Cambria Math" w:hAnsi="Cambria Math"/>
          </w:rPr>
          <m:t xml:space="preserve">550≤x≤900</m:t>
        </m:r>
      </m:oMath>
      <w:r w:rsidDel="00000000" w:rsidR="00000000" w:rsidRPr="00000000">
        <w:rPr>
          <w:rtl w:val="0"/>
        </w:rPr>
      </w:r>
    </w:p>
    <w:p w:rsidR="00000000" w:rsidDel="00000000" w:rsidP="00000000" w:rsidRDefault="00000000" w:rsidRPr="00000000" w14:paraId="000001F7">
      <w:pPr>
        <w:rPr/>
      </w:pPr>
      <w:r w:rsidDel="00000000" w:rsidR="00000000" w:rsidRPr="00000000">
        <w:rPr>
          <w:rtl w:val="0"/>
        </w:rPr>
        <w:t xml:space="preserve">Use calculus techniques to determine both the </w:t>
      </w:r>
      <w:r w:rsidDel="00000000" w:rsidR="00000000" w:rsidRPr="00000000">
        <w:rPr>
          <w:b w:val="1"/>
          <w:rtl w:val="0"/>
        </w:rPr>
        <w:t xml:space="preserve">optimal speed</w:t>
      </w:r>
      <w:r w:rsidDel="00000000" w:rsidR="00000000" w:rsidRPr="00000000">
        <w:rPr>
          <w:rtl w:val="0"/>
        </w:rPr>
        <w:t xml:space="preserve"> to travel in order to minimise the cost of her journey and the </w:t>
      </w:r>
      <w:r w:rsidDel="00000000" w:rsidR="00000000" w:rsidRPr="00000000">
        <w:rPr>
          <w:b w:val="1"/>
          <w:rtl w:val="0"/>
        </w:rPr>
        <w:t xml:space="preserve">cost of that flight</w:t>
      </w:r>
      <w:r w:rsidDel="00000000" w:rsidR="00000000" w:rsidRPr="00000000">
        <w:rPr>
          <w:rtl w:val="0"/>
        </w:rPr>
        <w:t xml:space="preserve">.</w:t>
      </w:r>
    </w:p>
    <w:p w:rsidR="00000000" w:rsidDel="00000000" w:rsidP="00000000" w:rsidRDefault="00000000" w:rsidRPr="00000000" w14:paraId="000001F8">
      <w:pPr>
        <w:rPr>
          <w:b w:val="1"/>
        </w:rPr>
      </w:pPr>
      <w:r w:rsidDel="00000000" w:rsidR="00000000" w:rsidRPr="00000000">
        <w:rPr>
          <w:rtl w:val="0"/>
        </w:rPr>
      </w:r>
    </w:p>
    <w:tbl>
      <w:tblPr>
        <w:tblStyle w:val="Table11"/>
        <w:tblW w:w="8220.0" w:type="dxa"/>
        <w:jc w:val="left"/>
        <w:tblInd w:w="10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20"/>
        <w:tblGridChange w:id="0">
          <w:tblGrid>
            <w:gridCol w:w="8220"/>
          </w:tblGrid>
        </w:tblGridChange>
      </w:tblGrid>
      <w:tr>
        <w:trPr>
          <w:cantSplit w:val="0"/>
          <w:tblHeader w:val="0"/>
        </w:trPr>
        <w:tc>
          <w:tcPr/>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center"/>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Fonts w:ascii="Arial" w:cs="Arial" w:eastAsia="Arial" w:hAnsi="Arial"/>
                <w:b w:val="1"/>
                <w:i w:val="0"/>
                <w:smallCaps w:val="0"/>
                <w:strike w:val="0"/>
                <w:color w:val="ff0000"/>
                <w:sz w:val="22"/>
                <w:szCs w:val="22"/>
                <w:u w:val="none"/>
                <w:shd w:fill="auto" w:val="clear"/>
                <w:vertAlign w:val="baseline"/>
                <w:rtl w:val="0"/>
              </w:rPr>
              <w:t xml:space="preserve">Solution</w:t>
            </w:r>
          </w:p>
        </w:tc>
      </w:tr>
      <w:tr>
        <w:trPr>
          <w:cantSplit w:val="0"/>
          <w:tblHeader w:val="0"/>
        </w:trPr>
        <w:tc>
          <w:tcPr/>
          <w:p w:rsidR="00000000" w:rsidDel="00000000" w:rsidP="00000000" w:rsidRDefault="00000000" w:rsidRPr="00000000" w14:paraId="000001FA">
            <w:pPr>
              <w:jc w:val="center"/>
              <w:rPr>
                <w:rFonts w:ascii="Cambria Math" w:cs="Cambria Math" w:eastAsia="Cambria Math" w:hAnsi="Cambria Math"/>
                <w:b w:val="0"/>
                <w:i w:val="0"/>
                <w:smallCaps w:val="0"/>
                <w:strike w:val="0"/>
                <w:color w:val="ff0000"/>
                <w:sz w:val="22"/>
                <w:szCs w:val="22"/>
                <w:u w:val="none"/>
                <w:shd w:fill="auto" w:val="clear"/>
                <w:vertAlign w:val="baseline"/>
              </w:rPr>
            </w:pPr>
            <m:oMath>
              <m:f>
                <m:fPr>
                  <m:ctrlPr>
                    <w:rPr>
                      <w:rFonts w:ascii="Cambria Math" w:cs="Cambria Math" w:eastAsia="Cambria Math" w:hAnsi="Cambria Math"/>
                      <w:b w:val="0"/>
                      <w:i w:val="0"/>
                      <w:smallCaps w:val="0"/>
                      <w:strike w:val="0"/>
                      <w:color w:val="ff0000"/>
                      <w:sz w:val="22"/>
                      <w:szCs w:val="22"/>
                      <w:u w:val="none"/>
                      <w:shd w:fill="auto" w:val="clear"/>
                      <w:vertAlign w:val="baseline"/>
                    </w:rPr>
                  </m:ctrlPr>
                </m:fPr>
                <m:num>
                  <m:r>
                    <w:rPr>
                      <w:rFonts w:ascii="Cambria Math" w:cs="Cambria Math" w:eastAsia="Cambria Math" w:hAnsi="Cambria Math"/>
                      <w:b w:val="0"/>
                      <w:i w:val="0"/>
                      <w:smallCaps w:val="0"/>
                      <w:strike w:val="0"/>
                      <w:color w:val="ff0000"/>
                      <w:sz w:val="22"/>
                      <w:szCs w:val="22"/>
                      <w:u w:val="none"/>
                      <w:shd w:fill="auto" w:val="clear"/>
                      <w:vertAlign w:val="baseline"/>
                    </w:rPr>
                    <m:t xml:space="preserve">dC</m:t>
                  </m:r>
                </m:num>
                <m:den>
                  <m:r>
                    <w:rPr>
                      <w:rFonts w:ascii="Cambria Math" w:cs="Cambria Math" w:eastAsia="Cambria Math" w:hAnsi="Cambria Math"/>
                      <w:b w:val="0"/>
                      <w:i w:val="0"/>
                      <w:smallCaps w:val="0"/>
                      <w:strike w:val="0"/>
                      <w:color w:val="ff0000"/>
                      <w:sz w:val="22"/>
                      <w:szCs w:val="22"/>
                      <w:u w:val="none"/>
                      <w:shd w:fill="auto" w:val="clear"/>
                      <w:vertAlign w:val="baseline"/>
                    </w:rPr>
                    <m:t xml:space="preserve">dx</m:t>
                  </m:r>
                </m:den>
              </m:f>
              <m:r>
                <w:rPr>
                  <w:rFonts w:ascii="Cambria Math" w:cs="Cambria Math" w:eastAsia="Cambria Math" w:hAnsi="Cambria Math"/>
                  <w:b w:val="0"/>
                  <w:i w:val="0"/>
                  <w:smallCaps w:val="0"/>
                  <w:strike w:val="0"/>
                  <w:color w:val="ff0000"/>
                  <w:sz w:val="22"/>
                  <w:szCs w:val="22"/>
                  <w:u w:val="none"/>
                  <w:shd w:fill="auto" w:val="clear"/>
                  <w:vertAlign w:val="baseline"/>
                </w:rPr>
                <m:t xml:space="preserve">=</m:t>
              </m:r>
              <m:f>
                <m:fPr>
                  <m:ctrlPr>
                    <w:rPr>
                      <w:rFonts w:ascii="Cambria Math" w:cs="Cambria Math" w:eastAsia="Cambria Math" w:hAnsi="Cambria Math"/>
                      <w:b w:val="0"/>
                      <w:i w:val="0"/>
                      <w:smallCaps w:val="0"/>
                      <w:strike w:val="0"/>
                      <w:color w:val="ff0000"/>
                      <w:sz w:val="22"/>
                      <w:szCs w:val="22"/>
                      <w:u w:val="none"/>
                      <w:shd w:fill="auto" w:val="clear"/>
                      <w:vertAlign w:val="baseline"/>
                    </w:rPr>
                  </m:ctrlPr>
                </m:fPr>
                <m:num>
                  <m:r>
                    <w:rPr>
                      <w:rFonts w:ascii="Cambria Math" w:cs="Cambria Math" w:eastAsia="Cambria Math" w:hAnsi="Cambria Math"/>
                      <w:b w:val="0"/>
                      <w:i w:val="0"/>
                      <w:smallCaps w:val="0"/>
                      <w:strike w:val="0"/>
                      <w:color w:val="ff0000"/>
                      <w:sz w:val="22"/>
                      <w:szCs w:val="22"/>
                      <w:u w:val="none"/>
                      <w:shd w:fill="auto" w:val="clear"/>
                      <w:vertAlign w:val="baseline"/>
                    </w:rPr>
                    <m:t xml:space="preserve">x</m:t>
                  </m:r>
                </m:num>
                <m:den>
                  <m:r>
                    <w:rPr>
                      <w:rFonts w:ascii="Cambria Math" w:cs="Cambria Math" w:eastAsia="Cambria Math" w:hAnsi="Cambria Math"/>
                      <w:b w:val="0"/>
                      <w:i w:val="0"/>
                      <w:smallCaps w:val="0"/>
                      <w:strike w:val="0"/>
                      <w:color w:val="ff0000"/>
                      <w:sz w:val="22"/>
                      <w:szCs w:val="22"/>
                      <w:u w:val="none"/>
                      <w:shd w:fill="auto" w:val="clear"/>
                      <w:vertAlign w:val="baseline"/>
                    </w:rPr>
                    <m:t xml:space="preserve">100</m:t>
                  </m:r>
                </m:den>
              </m:f>
              <m:r>
                <w:rPr>
                  <w:rFonts w:ascii="Cambria Math" w:cs="Cambria Math" w:eastAsia="Cambria Math" w:hAnsi="Cambria Math"/>
                  <w:b w:val="0"/>
                  <w:i w:val="0"/>
                  <w:smallCaps w:val="0"/>
                  <w:strike w:val="0"/>
                  <w:color w:val="ff0000"/>
                  <w:sz w:val="22"/>
                  <w:szCs w:val="22"/>
                  <w:u w:val="none"/>
                  <w:shd w:fill="auto" w:val="clear"/>
                  <w:vertAlign w:val="baseline"/>
                </w:rPr>
                <m:t xml:space="preserve">-8</m:t>
              </m:r>
            </m:oMath>
            <w:r w:rsidDel="00000000" w:rsidR="00000000" w:rsidRPr="00000000">
              <w:rPr>
                <w:rtl w:val="0"/>
              </w:rPr>
            </w:r>
          </w:p>
          <w:p w:rsidR="00000000" w:rsidDel="00000000" w:rsidP="00000000" w:rsidRDefault="00000000" w:rsidRPr="00000000" w14:paraId="000001FB">
            <w:pPr>
              <w:jc w:val="center"/>
              <w:rPr>
                <w:rFonts w:ascii="Cambria Math" w:cs="Cambria Math" w:eastAsia="Cambria Math" w:hAnsi="Cambria Math"/>
                <w:b w:val="0"/>
                <w:i w:val="0"/>
                <w:smallCaps w:val="0"/>
                <w:strike w:val="0"/>
                <w:color w:val="ff0000"/>
                <w:sz w:val="22"/>
                <w:szCs w:val="22"/>
                <w:u w:val="none"/>
                <w:shd w:fill="auto" w:val="clear"/>
                <w:vertAlign w:val="baseline"/>
              </w:rPr>
            </w:pPr>
            <m:oMath>
              <m:f>
                <m:fPr>
                  <m:ctrlPr>
                    <w:rPr>
                      <w:rFonts w:ascii="Cambria Math" w:cs="Cambria Math" w:eastAsia="Cambria Math" w:hAnsi="Cambria Math"/>
                      <w:b w:val="0"/>
                      <w:i w:val="0"/>
                      <w:smallCaps w:val="0"/>
                      <w:strike w:val="0"/>
                      <w:color w:val="ff0000"/>
                      <w:sz w:val="22"/>
                      <w:szCs w:val="22"/>
                      <w:u w:val="none"/>
                      <w:shd w:fill="auto" w:val="clear"/>
                      <w:vertAlign w:val="baseline"/>
                    </w:rPr>
                  </m:ctrlPr>
                </m:fPr>
                <m:num>
                  <m:r>
                    <w:rPr>
                      <w:rFonts w:ascii="Cambria Math" w:cs="Cambria Math" w:eastAsia="Cambria Math" w:hAnsi="Cambria Math"/>
                      <w:b w:val="0"/>
                      <w:i w:val="0"/>
                      <w:smallCaps w:val="0"/>
                      <w:strike w:val="0"/>
                      <w:color w:val="ff0000"/>
                      <w:sz w:val="22"/>
                      <w:szCs w:val="22"/>
                      <w:u w:val="none"/>
                      <w:shd w:fill="auto" w:val="clear"/>
                      <w:vertAlign w:val="baseline"/>
                    </w:rPr>
                    <m:t xml:space="preserve">x</m:t>
                  </m:r>
                </m:num>
                <m:den>
                  <m:r>
                    <w:rPr>
                      <w:rFonts w:ascii="Cambria Math" w:cs="Cambria Math" w:eastAsia="Cambria Math" w:hAnsi="Cambria Math"/>
                      <w:b w:val="0"/>
                      <w:i w:val="0"/>
                      <w:smallCaps w:val="0"/>
                      <w:strike w:val="0"/>
                      <w:color w:val="ff0000"/>
                      <w:sz w:val="22"/>
                      <w:szCs w:val="22"/>
                      <w:u w:val="none"/>
                      <w:shd w:fill="auto" w:val="clear"/>
                      <w:vertAlign w:val="baseline"/>
                    </w:rPr>
                    <m:t xml:space="preserve">100</m:t>
                  </m:r>
                </m:den>
              </m:f>
              <m:r>
                <w:rPr>
                  <w:rFonts w:ascii="Cambria Math" w:cs="Cambria Math" w:eastAsia="Cambria Math" w:hAnsi="Cambria Math"/>
                  <w:b w:val="0"/>
                  <w:i w:val="0"/>
                  <w:smallCaps w:val="0"/>
                  <w:strike w:val="0"/>
                  <w:color w:val="ff0000"/>
                  <w:sz w:val="22"/>
                  <w:szCs w:val="22"/>
                  <w:u w:val="none"/>
                  <w:shd w:fill="auto" w:val="clear"/>
                  <w:vertAlign w:val="baseline"/>
                </w:rPr>
                <m:t xml:space="preserve">-8=0</m:t>
              </m:r>
            </m:oMath>
            <w:r w:rsidDel="00000000" w:rsidR="00000000" w:rsidRPr="00000000">
              <w:rPr>
                <w:rtl w:val="0"/>
              </w:rPr>
            </w:r>
          </w:p>
          <w:p w:rsidR="00000000" w:rsidDel="00000000" w:rsidP="00000000" w:rsidRDefault="00000000" w:rsidRPr="00000000" w14:paraId="000001FC">
            <w:pPr>
              <w:jc w:val="center"/>
              <w:rPr>
                <w:rFonts w:ascii="Cambria Math" w:cs="Cambria Math" w:eastAsia="Cambria Math" w:hAnsi="Cambria Math"/>
                <w:b w:val="0"/>
                <w:i w:val="0"/>
                <w:smallCaps w:val="0"/>
                <w:strike w:val="0"/>
                <w:color w:val="ff0000"/>
                <w:sz w:val="22"/>
                <w:szCs w:val="22"/>
                <w:u w:val="none"/>
                <w:shd w:fill="auto" w:val="clear"/>
                <w:vertAlign w:val="baseline"/>
              </w:rPr>
            </w:pPr>
            <m:oMath>
              <m:r>
                <w:rPr>
                  <w:rFonts w:ascii="Cambria Math" w:cs="Cambria Math" w:eastAsia="Cambria Math" w:hAnsi="Cambria Math"/>
                  <w:b w:val="0"/>
                  <w:i w:val="0"/>
                  <w:smallCaps w:val="0"/>
                  <w:strike w:val="0"/>
                  <w:color w:val="ff0000"/>
                  <w:sz w:val="22"/>
                  <w:szCs w:val="22"/>
                  <w:u w:val="none"/>
                  <w:shd w:fill="auto" w:val="clear"/>
                  <w:vertAlign w:val="baseline"/>
                </w:rPr>
                <m:t xml:space="preserve">x=800</m:t>
              </m:r>
            </m:oMath>
            <w:r w:rsidDel="00000000" w:rsidR="00000000" w:rsidRPr="00000000">
              <w:rPr>
                <w:rtl w:val="0"/>
              </w:rPr>
            </w:r>
          </w:p>
          <w:p w:rsidR="00000000" w:rsidDel="00000000" w:rsidP="00000000" w:rsidRDefault="00000000" w:rsidRPr="00000000" w14:paraId="000001FD">
            <w:pPr>
              <w:jc w:val="center"/>
              <w:rPr>
                <w:rFonts w:ascii="Cambria Math" w:cs="Cambria Math" w:eastAsia="Cambria Math" w:hAnsi="Cambria Math"/>
                <w:b w:val="0"/>
                <w:i w:val="0"/>
                <w:smallCaps w:val="0"/>
                <w:strike w:val="0"/>
                <w:color w:val="ff0000"/>
                <w:sz w:val="22"/>
                <w:szCs w:val="22"/>
                <w:u w:val="none"/>
                <w:shd w:fill="auto" w:val="clear"/>
                <w:vertAlign w:val="baseline"/>
              </w:rPr>
            </w:pPr>
            <m:oMath>
              <m:f>
                <m:fPr>
                  <m:ctrlPr>
                    <w:rPr>
                      <w:rFonts w:ascii="Cambria Math" w:cs="Cambria Math" w:eastAsia="Cambria Math" w:hAnsi="Cambria Math"/>
                      <w:b w:val="0"/>
                      <w:i w:val="0"/>
                      <w:smallCaps w:val="0"/>
                      <w:strike w:val="0"/>
                      <w:color w:val="ff0000"/>
                      <w:sz w:val="22"/>
                      <w:szCs w:val="22"/>
                      <w:u w:val="none"/>
                      <w:shd w:fill="auto" w:val="clear"/>
                      <w:vertAlign w:val="baseline"/>
                    </w:rPr>
                  </m:ctrlPr>
                </m:fPr>
                <m:num>
                  <m:r>
                    <w:rPr>
                      <w:rFonts w:ascii="Cambria Math" w:cs="Cambria Math" w:eastAsia="Cambria Math" w:hAnsi="Cambria Math"/>
                      <w:b w:val="0"/>
                      <w:i w:val="0"/>
                      <w:smallCaps w:val="0"/>
                      <w:strike w:val="0"/>
                      <w:color w:val="ff0000"/>
                      <w:sz w:val="22"/>
                      <w:szCs w:val="22"/>
                      <w:u w:val="none"/>
                      <w:shd w:fill="auto" w:val="clear"/>
                      <w:vertAlign w:val="baseline"/>
                    </w:rPr>
                    <m:t xml:space="preserve">dC</m:t>
                  </m:r>
                </m:num>
                <m:den>
                  <m:r>
                    <w:rPr>
                      <w:rFonts w:ascii="Cambria Math" w:cs="Cambria Math" w:eastAsia="Cambria Math" w:hAnsi="Cambria Math"/>
                      <w:b w:val="0"/>
                      <w:i w:val="0"/>
                      <w:smallCaps w:val="0"/>
                      <w:strike w:val="0"/>
                      <w:color w:val="ff0000"/>
                      <w:sz w:val="22"/>
                      <w:szCs w:val="22"/>
                      <w:u w:val="none"/>
                      <w:shd w:fill="auto" w:val="clear"/>
                      <w:vertAlign w:val="baseline"/>
                    </w:rPr>
                    <m:t xml:space="preserve">dx</m:t>
                  </m:r>
                </m:den>
              </m:f>
              <m:r>
                <w:rPr>
                  <w:rFonts w:ascii="Cambria Math" w:cs="Cambria Math" w:eastAsia="Cambria Math" w:hAnsi="Cambria Math"/>
                  <w:b w:val="0"/>
                  <w:i w:val="0"/>
                  <w:smallCaps w:val="0"/>
                  <w:strike w:val="0"/>
                  <w:color w:val="ff0000"/>
                  <w:sz w:val="22"/>
                  <w:szCs w:val="22"/>
                  <w:u w:val="none"/>
                  <w:shd w:fill="auto" w:val="clear"/>
                  <w:vertAlign w:val="baseline"/>
                </w:rPr>
                <m:t xml:space="preserve">|x=799=-0.01</m:t>
              </m:r>
            </m:oMath>
            <w:r w:rsidDel="00000000" w:rsidR="00000000" w:rsidRPr="00000000">
              <w:rPr>
                <w:rtl w:val="0"/>
              </w:rPr>
            </w:r>
          </w:p>
          <w:p w:rsidR="00000000" w:rsidDel="00000000" w:rsidP="00000000" w:rsidRDefault="00000000" w:rsidRPr="00000000" w14:paraId="000001FE">
            <w:pPr>
              <w:jc w:val="center"/>
              <w:rPr>
                <w:rFonts w:ascii="Cambria Math" w:cs="Cambria Math" w:eastAsia="Cambria Math" w:hAnsi="Cambria Math"/>
                <w:b w:val="0"/>
                <w:i w:val="0"/>
                <w:smallCaps w:val="0"/>
                <w:strike w:val="0"/>
                <w:color w:val="ff0000"/>
                <w:sz w:val="22"/>
                <w:szCs w:val="22"/>
                <w:u w:val="none"/>
                <w:shd w:fill="auto" w:val="clear"/>
                <w:vertAlign w:val="baseline"/>
              </w:rPr>
            </w:pPr>
            <m:oMath>
              <m:f>
                <m:fPr>
                  <m:ctrlPr>
                    <w:rPr>
                      <w:rFonts w:ascii="Cambria Math" w:cs="Cambria Math" w:eastAsia="Cambria Math" w:hAnsi="Cambria Math"/>
                      <w:b w:val="0"/>
                      <w:i w:val="0"/>
                      <w:smallCaps w:val="0"/>
                      <w:strike w:val="0"/>
                      <w:color w:val="ff0000"/>
                      <w:sz w:val="22"/>
                      <w:szCs w:val="22"/>
                      <w:u w:val="none"/>
                      <w:shd w:fill="auto" w:val="clear"/>
                      <w:vertAlign w:val="baseline"/>
                    </w:rPr>
                  </m:ctrlPr>
                </m:fPr>
                <m:num>
                  <m:r>
                    <w:rPr>
                      <w:rFonts w:ascii="Cambria Math" w:cs="Cambria Math" w:eastAsia="Cambria Math" w:hAnsi="Cambria Math"/>
                      <w:b w:val="0"/>
                      <w:i w:val="0"/>
                      <w:smallCaps w:val="0"/>
                      <w:strike w:val="0"/>
                      <w:color w:val="ff0000"/>
                      <w:sz w:val="22"/>
                      <w:szCs w:val="22"/>
                      <w:u w:val="none"/>
                      <w:shd w:fill="auto" w:val="clear"/>
                      <w:vertAlign w:val="baseline"/>
                    </w:rPr>
                    <m:t xml:space="preserve">dC</m:t>
                  </m:r>
                </m:num>
                <m:den>
                  <m:r>
                    <w:rPr>
                      <w:rFonts w:ascii="Cambria Math" w:cs="Cambria Math" w:eastAsia="Cambria Math" w:hAnsi="Cambria Math"/>
                      <w:b w:val="0"/>
                      <w:i w:val="0"/>
                      <w:smallCaps w:val="0"/>
                      <w:strike w:val="0"/>
                      <w:color w:val="ff0000"/>
                      <w:sz w:val="22"/>
                      <w:szCs w:val="22"/>
                      <w:u w:val="none"/>
                      <w:shd w:fill="auto" w:val="clear"/>
                      <w:vertAlign w:val="baseline"/>
                    </w:rPr>
                    <m:t xml:space="preserve">dx</m:t>
                  </m:r>
                </m:den>
              </m:f>
              <m:r>
                <w:rPr>
                  <w:rFonts w:ascii="Cambria Math" w:cs="Cambria Math" w:eastAsia="Cambria Math" w:hAnsi="Cambria Math"/>
                  <w:b w:val="0"/>
                  <w:i w:val="0"/>
                  <w:smallCaps w:val="0"/>
                  <w:strike w:val="0"/>
                  <w:color w:val="ff0000"/>
                  <w:sz w:val="22"/>
                  <w:szCs w:val="22"/>
                  <w:u w:val="none"/>
                  <w:shd w:fill="auto" w:val="clear"/>
                  <w:vertAlign w:val="baseline"/>
                </w:rPr>
                <m:t xml:space="preserve">|x=801=0.01</m:t>
              </m:r>
            </m:oMath>
            <w:r w:rsidDel="00000000" w:rsidR="00000000" w:rsidRPr="00000000">
              <w:rPr>
                <w:rtl w:val="0"/>
              </w:rPr>
            </w:r>
          </w:p>
          <w:p w:rsidR="00000000" w:rsidDel="00000000" w:rsidP="00000000" w:rsidRDefault="00000000" w:rsidRPr="00000000" w14:paraId="000001FF">
            <w:pPr>
              <w:jc w:val="center"/>
              <w:rPr>
                <w:rFonts w:ascii="Cambria Math" w:cs="Cambria Math" w:eastAsia="Cambria Math" w:hAnsi="Cambria Math"/>
                <w:b w:val="0"/>
                <w:i w:val="0"/>
                <w:smallCaps w:val="0"/>
                <w:strike w:val="0"/>
                <w:color w:val="ff0000"/>
                <w:sz w:val="22"/>
                <w:szCs w:val="22"/>
                <w:u w:val="none"/>
                <w:shd w:fill="auto" w:val="clear"/>
                <w:vertAlign w:val="baseline"/>
              </w:rPr>
            </w:pPr>
            <m:oMath>
              <m:r>
                <w:rPr>
                  <w:rFonts w:ascii="Cambria Math" w:cs="Cambria Math" w:eastAsia="Cambria Math" w:hAnsi="Cambria Math"/>
                  <w:b w:val="0"/>
                  <w:i w:val="0"/>
                  <w:smallCaps w:val="0"/>
                  <w:strike w:val="0"/>
                  <w:color w:val="ff0000"/>
                  <w:sz w:val="22"/>
                  <w:szCs w:val="22"/>
                  <w:u w:val="none"/>
                  <w:shd w:fill="auto" w:val="clear"/>
                  <w:vertAlign w:val="baseline"/>
                </w:rPr>
                <m:t xml:space="preserve">∴@</m:t>
              </m:r>
              <m:r>
                <w:rPr>
                  <w:rFonts w:ascii="Arial" w:cs="Arial" w:eastAsia="Arial" w:hAnsi="Arial"/>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ff0000"/>
                  <w:sz w:val="22"/>
                  <w:szCs w:val="22"/>
                  <w:u w:val="none"/>
                  <w:shd w:fill="auto" w:val="clear"/>
                  <w:vertAlign w:val="baseline"/>
                </w:rPr>
                <m:t xml:space="preserve"> x=800</m:t>
              </m:r>
            </m:oMath>
            <w:r w:rsidDel="00000000" w:rsidR="00000000" w:rsidRPr="00000000">
              <w:rPr>
                <w:rtl w:val="0"/>
              </w:rPr>
            </w:r>
          </w:p>
          <w:p w:rsidR="00000000" w:rsidDel="00000000" w:rsidP="00000000" w:rsidRDefault="00000000" w:rsidRPr="00000000" w14:paraId="00000200">
            <w:pPr>
              <w:jc w:val="center"/>
              <w:rPr>
                <w:rFonts w:ascii="Cambria Math" w:cs="Cambria Math" w:eastAsia="Cambria Math" w:hAnsi="Cambria Math"/>
                <w:b w:val="0"/>
                <w:i w:val="0"/>
                <w:smallCaps w:val="0"/>
                <w:strike w:val="0"/>
                <w:color w:val="ff0000"/>
                <w:sz w:val="22"/>
                <w:szCs w:val="22"/>
                <w:u w:val="none"/>
                <w:shd w:fill="auto" w:val="clear"/>
                <w:vertAlign w:val="baseline"/>
              </w:rPr>
            </w:pPr>
            <m:oMath>
              <m:r>
                <w:rPr>
                  <w:rFonts w:ascii="Cambria Math" w:cs="Cambria Math" w:eastAsia="Cambria Math" w:hAnsi="Cambria Math"/>
                  <w:b w:val="0"/>
                  <w:i w:val="0"/>
                  <w:smallCaps w:val="0"/>
                  <w:strike w:val="0"/>
                  <w:color w:val="ff0000"/>
                  <w:sz w:val="22"/>
                  <w:szCs w:val="22"/>
                  <w:u w:val="none"/>
                  <w:shd w:fill="auto" w:val="clear"/>
                  <w:vertAlign w:val="baseline"/>
                </w:rPr>
                <m:t xml:space="preserve">C|x=800=17200</m:t>
              </m:r>
            </m:oMath>
            <w:r w:rsidDel="00000000" w:rsidR="00000000" w:rsidRPr="00000000">
              <w:rPr>
                <w:rtl w:val="0"/>
              </w:rPr>
            </w:r>
          </w:p>
          <w:p w:rsidR="00000000" w:rsidDel="00000000" w:rsidP="00000000" w:rsidRDefault="00000000" w:rsidRPr="00000000" w14:paraId="00000201">
            <w:pPr>
              <w:jc w:val="center"/>
              <w:rPr>
                <w:rFonts w:ascii="Cambria Math" w:cs="Cambria Math" w:eastAsia="Cambria Math" w:hAnsi="Cambria Math"/>
                <w:b w:val="0"/>
                <w:i w:val="0"/>
                <w:smallCaps w:val="0"/>
                <w:strike w:val="0"/>
                <w:color w:val="ff0000"/>
                <w:sz w:val="22"/>
                <w:szCs w:val="22"/>
                <w:u w:val="none"/>
                <w:shd w:fill="auto" w:val="clear"/>
                <w:vertAlign w:val="baseline"/>
              </w:rPr>
            </w:pPr>
            <m:oMath>
              <m:r>
                <w:rPr>
                  <w:rFonts w:ascii="Cambria Math" w:cs="Cambria Math" w:eastAsia="Cambria Math" w:hAnsi="Cambria Math"/>
                  <w:b w:val="0"/>
                  <w:i w:val="0"/>
                  <w:smallCaps w:val="0"/>
                  <w:strike w:val="0"/>
                  <w:color w:val="ff0000"/>
                  <w:sz w:val="22"/>
                  <w:szCs w:val="22"/>
                  <w:u w:val="none"/>
                  <w:shd w:fill="auto" w:val="clear"/>
                  <w:vertAlign w:val="baseline"/>
                </w:rPr>
                <m:t xml:space="preserve">∴the cost will be minimised at $17200 when travelling at a speed of </m:t>
              </m:r>
            </m:oMath>
            <w:r w:rsidDel="00000000" w:rsidR="00000000" w:rsidRPr="00000000">
              <w:rPr>
                <w:rtl w:val="0"/>
              </w:rPr>
            </w:r>
          </w:p>
          <w:p w:rsidR="00000000" w:rsidDel="00000000" w:rsidP="00000000" w:rsidRDefault="00000000" w:rsidRPr="00000000" w14:paraId="00000202">
            <w:pPr>
              <w:jc w:val="center"/>
              <w:rPr>
                <w:rFonts w:ascii="Cambria Math" w:cs="Cambria Math" w:eastAsia="Cambria Math" w:hAnsi="Cambria Math"/>
                <w:b w:val="0"/>
                <w:i w:val="0"/>
                <w:smallCaps w:val="0"/>
                <w:strike w:val="0"/>
                <w:color w:val="ff0000"/>
                <w:sz w:val="22"/>
                <w:szCs w:val="22"/>
                <w:u w:val="none"/>
                <w:shd w:fill="auto" w:val="clear"/>
                <w:vertAlign w:val="baseline"/>
              </w:rPr>
            </w:pPr>
            <m:oMath>
              <m:r>
                <w:rPr>
                  <w:rFonts w:ascii="Cambria Math" w:cs="Cambria Math" w:eastAsia="Cambria Math" w:hAnsi="Cambria Math"/>
                  <w:b w:val="0"/>
                  <w:i w:val="0"/>
                  <w:smallCaps w:val="0"/>
                  <w:strike w:val="0"/>
                  <w:color w:val="ff0000"/>
                  <w:sz w:val="22"/>
                  <w:szCs w:val="22"/>
                  <w:u w:val="none"/>
                  <w:shd w:fill="auto" w:val="clear"/>
                  <w:vertAlign w:val="baseline"/>
                </w:rPr>
                <m:t xml:space="preserve">800km/h</m:t>
              </m:r>
            </m:oMath>
            <w:r w:rsidDel="00000000" w:rsidR="00000000" w:rsidRPr="00000000">
              <w:rPr>
                <w:rtl w:val="0"/>
              </w:rPr>
            </w:r>
          </w:p>
        </w:tc>
      </w:tr>
      <w:tr>
        <w:trPr>
          <w:cantSplit w:val="0"/>
          <w:tblHeader w:val="0"/>
        </w:trPr>
        <w:tc>
          <w:tcPr/>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center"/>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Fonts w:ascii="Arial" w:cs="Arial" w:eastAsia="Arial" w:hAnsi="Arial"/>
                <w:b w:val="1"/>
                <w:i w:val="0"/>
                <w:smallCaps w:val="0"/>
                <w:strike w:val="0"/>
                <w:color w:val="ff0000"/>
                <w:sz w:val="22"/>
                <w:szCs w:val="22"/>
                <w:u w:val="none"/>
                <w:shd w:fill="auto" w:val="clear"/>
                <w:vertAlign w:val="baseline"/>
                <w:rtl w:val="0"/>
              </w:rPr>
              <w:t xml:space="preserve">Specific behaviours</w:t>
            </w:r>
          </w:p>
        </w:tc>
      </w:tr>
      <w:tr>
        <w:trPr>
          <w:cantSplit w:val="0"/>
          <w:tblHeader w:val="0"/>
        </w:trPr>
        <w:tc>
          <w:tcPr/>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Differentiates</w:t>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Equates differential equation to zero</w:t>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Solves correctly</w:t>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(2 marks) Performing sign test or double derivative test correctly.</w:t>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Stating / confirming that it is a minimum</w:t>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Determines cost at x = 800</w:t>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Stating optimal speed and associated cost</w:t>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Notes: </w:t>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No mark for not supplying values for tests and simply saying +’ve or –‘ve.</w:t>
            </w:r>
          </w:p>
        </w:tc>
      </w:tr>
    </w:tbl>
    <w:p w:rsidR="00000000" w:rsidDel="00000000" w:rsidP="00000000" w:rsidRDefault="00000000" w:rsidRPr="00000000" w14:paraId="0000020E">
      <w:pPr>
        <w:ind w:left="720" w:hanging="720"/>
        <w:rPr>
          <w:b w:val="1"/>
        </w:rPr>
      </w:pPr>
      <w:r w:rsidDel="00000000" w:rsidR="00000000" w:rsidRPr="00000000">
        <w:br w:type="page"/>
      </w:r>
      <w:r w:rsidDel="00000000" w:rsidR="00000000" w:rsidRPr="00000000">
        <w:rPr>
          <w:rtl w:val="0"/>
        </w:rPr>
      </w:r>
    </w:p>
    <w:p w:rsidR="00000000" w:rsidDel="00000000" w:rsidP="00000000" w:rsidRDefault="00000000" w:rsidRPr="00000000" w14:paraId="0000020F">
      <w:pPr>
        <w:rPr>
          <w:b w:val="1"/>
        </w:rPr>
      </w:pPr>
      <w:r w:rsidDel="00000000" w:rsidR="00000000" w:rsidRPr="00000000">
        <w:rPr>
          <w:b w:val="1"/>
          <w:rtl w:val="0"/>
        </w:rPr>
        <w:t xml:space="preserve">Question 20 {1.2.6}</w:t>
        <w:tab/>
        <w:tab/>
        <w:tab/>
        <w:tab/>
        <w:tab/>
        <w:tab/>
        <w:tab/>
        <w:tab/>
        <w:t xml:space="preserve">                  (4 marks)</w:t>
      </w:r>
    </w:p>
    <w:p w:rsidR="00000000" w:rsidDel="00000000" w:rsidP="00000000" w:rsidRDefault="00000000" w:rsidRPr="00000000" w14:paraId="00000210">
      <w:pPr>
        <w:tabs>
          <w:tab w:val="right" w:pos="9356"/>
        </w:tabs>
        <w:rPr>
          <w:b w:val="1"/>
        </w:rPr>
      </w:pPr>
      <w:r w:rsidDel="00000000" w:rsidR="00000000" w:rsidRPr="00000000">
        <w:rPr>
          <w:rtl w:val="0"/>
        </w:rPr>
      </w:r>
    </w:p>
    <w:p w:rsidR="00000000" w:rsidDel="00000000" w:rsidP="00000000" w:rsidRDefault="00000000" w:rsidRPr="00000000" w14:paraId="00000211">
      <w:pPr>
        <w:tabs>
          <w:tab w:val="left" w:pos="968"/>
        </w:tabs>
        <w:rPr/>
      </w:pPr>
      <w:r w:rsidDel="00000000" w:rsidR="00000000" w:rsidRPr="00000000">
        <w:rPr>
          <w:rtl w:val="0"/>
        </w:rPr>
        <w:t xml:space="preserve">The region ABC is a sector of a circle with radius 30cm, centred at C. The angle in the sector is </w:t>
      </w:r>
      <w:r w:rsidDel="00000000" w:rsidR="00000000" w:rsidRPr="00000000">
        <w:rPr>
          <w:i w:val="1"/>
          <w:rtl w:val="0"/>
        </w:rPr>
        <w:t xml:space="preserve">θ</w:t>
      </w:r>
      <w:r w:rsidDel="00000000" w:rsidR="00000000" w:rsidRPr="00000000">
        <w:rPr>
          <w:rtl w:val="0"/>
        </w:rPr>
        <w:t xml:space="preserve">. The arc DE lies on a circle also centred at C, as shown in the diagram.</w:t>
      </w:r>
    </w:p>
    <w:p w:rsidR="00000000" w:rsidDel="00000000" w:rsidP="00000000" w:rsidRDefault="00000000" w:rsidRPr="00000000" w14:paraId="00000212">
      <w:pPr>
        <w:tabs>
          <w:tab w:val="left" w:pos="968"/>
        </w:tabs>
        <w:rPr/>
      </w:pPr>
      <w:r w:rsidDel="00000000" w:rsidR="00000000" w:rsidRPr="00000000">
        <w:rPr>
          <w:rtl w:val="0"/>
        </w:rPr>
      </w:r>
    </w:p>
    <w:p w:rsidR="00000000" w:rsidDel="00000000" w:rsidP="00000000" w:rsidRDefault="00000000" w:rsidRPr="00000000" w14:paraId="00000213">
      <w:pPr>
        <w:tabs>
          <w:tab w:val="left" w:pos="968"/>
        </w:tabs>
        <w:rPr/>
      </w:pPr>
      <w:r w:rsidDel="00000000" w:rsidR="00000000" w:rsidRPr="00000000">
        <w:rPr>
          <w:rtl w:val="0"/>
        </w:rPr>
      </w:r>
    </w:p>
    <w:p w:rsidR="00000000" w:rsidDel="00000000" w:rsidP="00000000" w:rsidRDefault="00000000" w:rsidRPr="00000000" w14:paraId="00000214">
      <w:pPr>
        <w:tabs>
          <w:tab w:val="left" w:pos="968"/>
        </w:tabs>
        <w:rPr/>
      </w:pPr>
      <w:r w:rsidDel="00000000" w:rsidR="00000000" w:rsidRPr="00000000">
        <w:rPr>
          <w:rtl w:val="0"/>
        </w:rPr>
        <w:t xml:space="preserve">                                  </w:t>
      </w:r>
      <w:r w:rsidDel="00000000" w:rsidR="00000000" w:rsidRPr="00000000">
        <w:rPr/>
        <w:drawing>
          <wp:inline distB="0" distT="0" distL="0" distR="0">
            <wp:extent cx="1665295" cy="1672993"/>
            <wp:effectExtent b="0" l="0" r="0" t="0"/>
            <wp:docPr id="57" name="image73.png"/>
            <a:graphic>
              <a:graphicData uri="http://schemas.openxmlformats.org/drawingml/2006/picture">
                <pic:pic>
                  <pic:nvPicPr>
                    <pic:cNvPr id="0" name="image73.png"/>
                    <pic:cNvPicPr preferRelativeResize="0"/>
                  </pic:nvPicPr>
                  <pic:blipFill>
                    <a:blip r:embed="rId101"/>
                    <a:srcRect b="24778" l="31762" r="37239" t="24159"/>
                    <a:stretch>
                      <a:fillRect/>
                    </a:stretch>
                  </pic:blipFill>
                  <pic:spPr>
                    <a:xfrm>
                      <a:off x="0" y="0"/>
                      <a:ext cx="1665295" cy="1672993"/>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tabs>
          <w:tab w:val="left" w:pos="968"/>
        </w:tabs>
        <w:rPr/>
      </w:pPr>
      <w:r w:rsidDel="00000000" w:rsidR="00000000" w:rsidRPr="00000000">
        <w:rPr>
          <w:rtl w:val="0"/>
        </w:rPr>
      </w:r>
    </w:p>
    <w:p w:rsidR="00000000" w:rsidDel="00000000" w:rsidP="00000000" w:rsidRDefault="00000000" w:rsidRPr="00000000" w14:paraId="00000216">
      <w:pPr>
        <w:tabs>
          <w:tab w:val="left" w:pos="968"/>
        </w:tabs>
        <w:rPr/>
      </w:pPr>
      <w:r w:rsidDel="00000000" w:rsidR="00000000" w:rsidRPr="00000000">
        <w:rPr>
          <w:rtl w:val="0"/>
        </w:rPr>
      </w:r>
    </w:p>
    <w:p w:rsidR="00000000" w:rsidDel="00000000" w:rsidP="00000000" w:rsidRDefault="00000000" w:rsidRPr="00000000" w14:paraId="00000217">
      <w:pPr>
        <w:tabs>
          <w:tab w:val="left" w:pos="968"/>
        </w:tabs>
        <w:rPr/>
      </w:pPr>
      <w:r w:rsidDel="00000000" w:rsidR="00000000" w:rsidRPr="00000000">
        <w:rPr>
          <w:rtl w:val="0"/>
        </w:rPr>
        <w:t xml:space="preserve">The arc DE divides the sector ABC into two regions of equal area.</w:t>
      </w:r>
    </w:p>
    <w:p w:rsidR="00000000" w:rsidDel="00000000" w:rsidP="00000000" w:rsidRDefault="00000000" w:rsidRPr="00000000" w14:paraId="00000218">
      <w:pPr>
        <w:tabs>
          <w:tab w:val="left" w:pos="968"/>
        </w:tabs>
        <w:rPr/>
      </w:pPr>
      <w:r w:rsidDel="00000000" w:rsidR="00000000" w:rsidRPr="00000000">
        <w:rPr>
          <w:rtl w:val="0"/>
        </w:rPr>
        <w:t xml:space="preserve">Find the length of the interval CD.</w:t>
      </w:r>
    </w:p>
    <w:p w:rsidR="00000000" w:rsidDel="00000000" w:rsidP="00000000" w:rsidRDefault="00000000" w:rsidRPr="00000000" w14:paraId="00000219">
      <w:pPr>
        <w:tabs>
          <w:tab w:val="right" w:pos="9356"/>
        </w:tabs>
        <w:rPr>
          <w:b w:val="1"/>
        </w:rPr>
      </w:pPr>
      <w:r w:rsidDel="00000000" w:rsidR="00000000" w:rsidRPr="00000000">
        <w:rPr>
          <w:rtl w:val="0"/>
        </w:rPr>
      </w:r>
    </w:p>
    <w:p w:rsidR="00000000" w:rsidDel="00000000" w:rsidP="00000000" w:rsidRDefault="00000000" w:rsidRPr="00000000" w14:paraId="0000021A">
      <w:pPr>
        <w:tabs>
          <w:tab w:val="right" w:pos="9356"/>
        </w:tabs>
        <w:rPr>
          <w:b w:val="1"/>
        </w:rPr>
      </w:pPr>
      <w:r w:rsidDel="00000000" w:rsidR="00000000" w:rsidRPr="00000000">
        <w:rPr>
          <w:rtl w:val="0"/>
        </w:rPr>
      </w:r>
    </w:p>
    <w:tbl>
      <w:tblPr>
        <w:tblStyle w:val="Table12"/>
        <w:tblW w:w="8220.0" w:type="dxa"/>
        <w:jc w:val="left"/>
        <w:tblInd w:w="10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20"/>
        <w:tblGridChange w:id="0">
          <w:tblGrid>
            <w:gridCol w:w="8220"/>
          </w:tblGrid>
        </w:tblGridChange>
      </w:tblGrid>
      <w:tr>
        <w:trPr>
          <w:cantSplit w:val="0"/>
          <w:tblHeader w:val="0"/>
        </w:trPr>
        <w:tc>
          <w:tcPr/>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center"/>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Fonts w:ascii="Arial" w:cs="Arial" w:eastAsia="Arial" w:hAnsi="Arial"/>
                <w:b w:val="1"/>
                <w:i w:val="0"/>
                <w:smallCaps w:val="0"/>
                <w:strike w:val="0"/>
                <w:color w:val="ff0000"/>
                <w:sz w:val="22"/>
                <w:szCs w:val="22"/>
                <w:u w:val="none"/>
                <w:shd w:fill="auto" w:val="clear"/>
                <w:vertAlign w:val="baseline"/>
                <w:rtl w:val="0"/>
              </w:rPr>
              <w:t xml:space="preserve">Solution</w:t>
            </w:r>
          </w:p>
        </w:tc>
      </w:tr>
      <w:tr>
        <w:trPr>
          <w:cantSplit w:val="0"/>
          <w:tblHeader w:val="0"/>
        </w:trPr>
        <w:tc>
          <w:tcPr/>
          <w:p w:rsidR="00000000" w:rsidDel="00000000" w:rsidP="00000000" w:rsidRDefault="00000000" w:rsidRPr="00000000" w14:paraId="0000021C">
            <w:pPr>
              <w:jc w:val="left"/>
              <w:rPr>
                <w:rFonts w:ascii="Cambria Math" w:cs="Cambria Math" w:eastAsia="Cambria Math" w:hAnsi="Cambria Math"/>
                <w:b w:val="0"/>
                <w:i w:val="0"/>
                <w:smallCaps w:val="0"/>
                <w:strike w:val="0"/>
                <w:color w:val="ff0000"/>
                <w:sz w:val="22"/>
                <w:szCs w:val="22"/>
                <w:u w:val="none"/>
                <w:shd w:fill="auto" w:val="clear"/>
                <w:vertAlign w:val="baseline"/>
              </w:rPr>
            </w:pPr>
            <m:oMath>
              <m:r>
                <w:rPr>
                  <w:rFonts w:ascii="Cambria Math" w:cs="Cambria Math" w:eastAsia="Cambria Math" w:hAnsi="Cambria Math"/>
                  <w:b w:val="0"/>
                  <w:i w:val="0"/>
                  <w:smallCaps w:val="0"/>
                  <w:strike w:val="0"/>
                  <w:color w:val="ff0000"/>
                  <w:sz w:val="22"/>
                  <w:szCs w:val="22"/>
                  <w:u w:val="none"/>
                  <w:shd w:fill="auto" w:val="clear"/>
                  <w:vertAlign w:val="baseline"/>
                </w:rPr>
                <m:t xml:space="preserve">     </m:t>
              </m:r>
              <m:f>
                <m:fPr>
                  <m:ctrlPr>
                    <w:rPr>
                      <w:rFonts w:ascii="Cambria Math" w:cs="Cambria Math" w:eastAsia="Cambria Math" w:hAnsi="Cambria Math"/>
                      <w:b w:val="0"/>
                      <w:i w:val="0"/>
                      <w:smallCaps w:val="0"/>
                      <w:strike w:val="0"/>
                      <w:color w:val="ff0000"/>
                      <w:sz w:val="22"/>
                      <w:szCs w:val="22"/>
                      <w:u w:val="none"/>
                      <w:shd w:fill="auto" w:val="clear"/>
                      <w:vertAlign w:val="baseline"/>
                    </w:rPr>
                  </m:ctrlPr>
                </m:fPr>
                <m:num>
                  <m:r>
                    <w:rPr>
                      <w:rFonts w:ascii="Cambria Math" w:cs="Cambria Math" w:eastAsia="Cambria Math" w:hAnsi="Cambria Math"/>
                      <w:b w:val="0"/>
                      <w:i w:val="0"/>
                      <w:smallCaps w:val="0"/>
                      <w:strike w:val="0"/>
                      <w:color w:val="ff0000"/>
                      <w:sz w:val="22"/>
                      <w:szCs w:val="22"/>
                      <w:u w:val="none"/>
                      <w:shd w:fill="auto" w:val="clear"/>
                      <w:vertAlign w:val="baseline"/>
                    </w:rPr>
                    <m:t xml:space="preserve">1</m:t>
                  </m:r>
                </m:num>
                <m:den>
                  <m:r>
                    <w:rPr>
                      <w:rFonts w:ascii="Cambria Math" w:cs="Cambria Math" w:eastAsia="Cambria Math" w:hAnsi="Cambria Math"/>
                      <w:b w:val="0"/>
                      <w:i w:val="0"/>
                      <w:smallCaps w:val="0"/>
                      <w:strike w:val="0"/>
                      <w:color w:val="ff0000"/>
                      <w:sz w:val="22"/>
                      <w:szCs w:val="22"/>
                      <w:u w:val="none"/>
                      <w:shd w:fill="auto" w:val="clear"/>
                      <w:vertAlign w:val="baseline"/>
                    </w:rPr>
                    <m:t xml:space="preserve">2</m:t>
                  </m:r>
                </m:den>
              </m:f>
              <m:sSup>
                <m:sSupPr>
                  <m:ctrlPr>
                    <w:rPr>
                      <w:rFonts w:ascii="Cambria Math" w:cs="Cambria Math" w:eastAsia="Cambria Math" w:hAnsi="Cambria Math"/>
                      <w:b w:val="0"/>
                      <w:i w:val="0"/>
                      <w:smallCaps w:val="0"/>
                      <w:strike w:val="0"/>
                      <w:color w:val="ff0000"/>
                      <w:sz w:val="22"/>
                      <w:szCs w:val="22"/>
                      <w:u w:val="none"/>
                      <w:shd w:fill="auto" w:val="clear"/>
                      <w:vertAlign w:val="baseline"/>
                    </w:rPr>
                  </m:ctrlPr>
                </m:sSupPr>
                <m:e>
                  <m:d>
                    <m:dPr>
                      <m:begChr m:val="("/>
                      <m:endChr m:val=")"/>
                      <m:ctrlPr>
                        <w:rPr>
                          <w:rFonts w:ascii="Cambria Math" w:cs="Cambria Math" w:eastAsia="Cambria Math" w:hAnsi="Cambria Math"/>
                          <w:b w:val="0"/>
                          <w:i w:val="0"/>
                          <w:smallCaps w:val="0"/>
                          <w:strike w:val="0"/>
                          <w:color w:val="ff0000"/>
                          <w:sz w:val="22"/>
                          <w:szCs w:val="22"/>
                          <w:u w:val="none"/>
                          <w:shd w:fill="auto" w:val="clear"/>
                          <w:vertAlign w:val="baseline"/>
                        </w:rPr>
                      </m:ctrlPr>
                    </m:dPr>
                    <m:e>
                      <m:r>
                        <w:rPr>
                          <w:rFonts w:ascii="Cambria Math" w:cs="Cambria Math" w:eastAsia="Cambria Math" w:hAnsi="Cambria Math"/>
                          <w:b w:val="0"/>
                          <w:i w:val="0"/>
                          <w:smallCaps w:val="0"/>
                          <w:strike w:val="0"/>
                          <w:color w:val="ff0000"/>
                          <w:sz w:val="22"/>
                          <w:szCs w:val="22"/>
                          <w:u w:val="none"/>
                          <w:shd w:fill="auto" w:val="clear"/>
                          <w:vertAlign w:val="baseline"/>
                        </w:rPr>
                        <m:t xml:space="preserve">30-x</m:t>
                      </m:r>
                    </m:e>
                  </m:d>
                </m:e>
                <m:sup>
                  <m:r>
                    <w:rPr>
                      <w:rFonts w:ascii="Cambria Math" w:cs="Cambria Math" w:eastAsia="Cambria Math" w:hAnsi="Cambria Math"/>
                      <w:b w:val="0"/>
                      <w:i w:val="0"/>
                      <w:smallCaps w:val="0"/>
                      <w:strike w:val="0"/>
                      <w:color w:val="ff0000"/>
                      <w:sz w:val="22"/>
                      <w:szCs w:val="22"/>
                      <w:u w:val="none"/>
                      <w:shd w:fill="auto" w:val="clear"/>
                      <w:vertAlign w:val="baseline"/>
                    </w:rPr>
                    <m:t xml:space="preserve">2</m:t>
                  </m:r>
                </m:sup>
              </m:sSup>
              <m:r>
                <w:rPr>
                  <w:rFonts w:ascii="Cambria Math" w:cs="Cambria Math" w:eastAsia="Cambria Math" w:hAnsi="Cambria Math"/>
                  <w:b w:val="0"/>
                  <w:i w:val="0"/>
                  <w:smallCaps w:val="0"/>
                  <w:strike w:val="0"/>
                  <w:color w:val="ff0000"/>
                  <w:sz w:val="22"/>
                  <w:szCs w:val="22"/>
                  <w:u w:val="none"/>
                  <w:shd w:fill="auto" w:val="clear"/>
                  <w:vertAlign w:val="baseline"/>
                </w:rPr>
                <m:t xml:space="preserve">θ=</m:t>
              </m:r>
              <m:f>
                <m:fPr>
                  <m:ctrlPr>
                    <w:rPr>
                      <w:rFonts w:ascii="Cambria Math" w:cs="Cambria Math" w:eastAsia="Cambria Math" w:hAnsi="Cambria Math"/>
                      <w:b w:val="0"/>
                      <w:i w:val="0"/>
                      <w:smallCaps w:val="0"/>
                      <w:strike w:val="0"/>
                      <w:color w:val="ff0000"/>
                      <w:sz w:val="22"/>
                      <w:szCs w:val="22"/>
                      <w:u w:val="none"/>
                      <w:shd w:fill="auto" w:val="clear"/>
                      <w:vertAlign w:val="baseline"/>
                    </w:rPr>
                  </m:ctrlPr>
                </m:fPr>
                <m:num>
                  <m:f>
                    <m:fPr>
                      <m:ctrlPr>
                        <w:rPr>
                          <w:rFonts w:ascii="Cambria Math" w:cs="Cambria Math" w:eastAsia="Cambria Math" w:hAnsi="Cambria Math"/>
                          <w:b w:val="0"/>
                          <w:i w:val="0"/>
                          <w:smallCaps w:val="0"/>
                          <w:strike w:val="0"/>
                          <w:color w:val="ff0000"/>
                          <w:sz w:val="22"/>
                          <w:szCs w:val="22"/>
                          <w:u w:val="none"/>
                          <w:shd w:fill="auto" w:val="clear"/>
                          <w:vertAlign w:val="baseline"/>
                        </w:rPr>
                      </m:ctrlPr>
                    </m:fPr>
                    <m:num>
                      <m:r>
                        <w:rPr>
                          <w:rFonts w:ascii="Cambria Math" w:cs="Cambria Math" w:eastAsia="Cambria Math" w:hAnsi="Cambria Math"/>
                          <w:b w:val="0"/>
                          <w:i w:val="0"/>
                          <w:smallCaps w:val="0"/>
                          <w:strike w:val="0"/>
                          <w:color w:val="ff0000"/>
                          <w:sz w:val="22"/>
                          <w:szCs w:val="22"/>
                          <w:u w:val="none"/>
                          <w:shd w:fill="auto" w:val="clear"/>
                          <w:vertAlign w:val="baseline"/>
                        </w:rPr>
                        <m:t xml:space="preserve">1</m:t>
                      </m:r>
                    </m:num>
                    <m:den>
                      <m:r>
                        <w:rPr>
                          <w:rFonts w:ascii="Cambria Math" w:cs="Cambria Math" w:eastAsia="Cambria Math" w:hAnsi="Cambria Math"/>
                          <w:b w:val="0"/>
                          <w:i w:val="0"/>
                          <w:smallCaps w:val="0"/>
                          <w:strike w:val="0"/>
                          <w:color w:val="ff0000"/>
                          <w:sz w:val="22"/>
                          <w:szCs w:val="22"/>
                          <w:u w:val="none"/>
                          <w:shd w:fill="auto" w:val="clear"/>
                          <w:vertAlign w:val="baseline"/>
                        </w:rPr>
                        <m:t xml:space="preserve">2</m:t>
                      </m:r>
                    </m:den>
                  </m:f>
                  <m:sSup>
                    <m:sSupPr>
                      <m:ctrlPr>
                        <w:rPr>
                          <w:rFonts w:ascii="Cambria Math" w:cs="Cambria Math" w:eastAsia="Cambria Math" w:hAnsi="Cambria Math"/>
                          <w:b w:val="0"/>
                          <w:i w:val="0"/>
                          <w:smallCaps w:val="0"/>
                          <w:strike w:val="0"/>
                          <w:color w:val="ff0000"/>
                          <w:sz w:val="22"/>
                          <w:szCs w:val="22"/>
                          <w:u w:val="none"/>
                          <w:shd w:fill="auto" w:val="clear"/>
                          <w:vertAlign w:val="baseline"/>
                        </w:rPr>
                      </m:ctrlPr>
                    </m:sSupPr>
                    <m:e>
                      <m:d>
                        <m:dPr>
                          <m:begChr m:val="("/>
                          <m:endChr m:val=")"/>
                          <m:ctrlPr>
                            <w:rPr>
                              <w:rFonts w:ascii="Cambria Math" w:cs="Cambria Math" w:eastAsia="Cambria Math" w:hAnsi="Cambria Math"/>
                              <w:b w:val="0"/>
                              <w:i w:val="0"/>
                              <w:smallCaps w:val="0"/>
                              <w:strike w:val="0"/>
                              <w:color w:val="ff0000"/>
                              <w:sz w:val="22"/>
                              <w:szCs w:val="22"/>
                              <w:u w:val="none"/>
                              <w:shd w:fill="auto" w:val="clear"/>
                              <w:vertAlign w:val="baseline"/>
                            </w:rPr>
                          </m:ctrlPr>
                        </m:dPr>
                        <m:e>
                          <m:r>
                            <w:rPr>
                              <w:rFonts w:ascii="Cambria Math" w:cs="Cambria Math" w:eastAsia="Cambria Math" w:hAnsi="Cambria Math"/>
                              <w:b w:val="0"/>
                              <w:i w:val="0"/>
                              <w:smallCaps w:val="0"/>
                              <w:strike w:val="0"/>
                              <w:color w:val="ff0000"/>
                              <w:sz w:val="22"/>
                              <w:szCs w:val="22"/>
                              <w:u w:val="none"/>
                              <w:shd w:fill="auto" w:val="clear"/>
                              <w:vertAlign w:val="baseline"/>
                            </w:rPr>
                            <m:t xml:space="preserve">30</m:t>
                          </m:r>
                        </m:e>
                      </m:d>
                    </m:e>
                    <m:sup>
                      <m:r>
                        <w:rPr>
                          <w:rFonts w:ascii="Cambria Math" w:cs="Cambria Math" w:eastAsia="Cambria Math" w:hAnsi="Cambria Math"/>
                          <w:b w:val="0"/>
                          <w:i w:val="0"/>
                          <w:smallCaps w:val="0"/>
                          <w:strike w:val="0"/>
                          <w:color w:val="ff0000"/>
                          <w:sz w:val="22"/>
                          <w:szCs w:val="22"/>
                          <w:u w:val="none"/>
                          <w:shd w:fill="auto" w:val="clear"/>
                          <w:vertAlign w:val="baseline"/>
                        </w:rPr>
                        <m:t xml:space="preserve">2</m:t>
                      </m:r>
                    </m:sup>
                  </m:sSup>
                  <m:r>
                    <w:rPr>
                      <w:rFonts w:ascii="Cambria Math" w:cs="Cambria Math" w:eastAsia="Cambria Math" w:hAnsi="Cambria Math"/>
                      <w:b w:val="0"/>
                      <w:i w:val="0"/>
                      <w:smallCaps w:val="0"/>
                      <w:strike w:val="0"/>
                      <w:color w:val="ff0000"/>
                      <w:sz w:val="22"/>
                      <w:szCs w:val="22"/>
                      <w:u w:val="none"/>
                      <w:shd w:fill="auto" w:val="clear"/>
                      <w:vertAlign w:val="baseline"/>
                    </w:rPr>
                    <m:t>θ</m:t>
                  </m:r>
                </m:num>
                <m:den>
                  <m:r>
                    <w:rPr>
                      <w:rFonts w:ascii="Cambria Math" w:cs="Cambria Math" w:eastAsia="Cambria Math" w:hAnsi="Cambria Math"/>
                      <w:b w:val="0"/>
                      <w:i w:val="0"/>
                      <w:smallCaps w:val="0"/>
                      <w:strike w:val="0"/>
                      <w:color w:val="ff0000"/>
                      <w:sz w:val="22"/>
                      <w:szCs w:val="22"/>
                      <w:u w:val="none"/>
                      <w:shd w:fill="auto" w:val="clear"/>
                      <w:vertAlign w:val="baseline"/>
                    </w:rPr>
                    <m:t xml:space="preserve">2</m:t>
                  </m:r>
                </m:den>
              </m:f>
            </m:oMath>
            <w:r w:rsidDel="00000000" w:rsidR="00000000" w:rsidRPr="00000000">
              <w:rPr>
                <w:rtl w:val="0"/>
              </w:rPr>
            </w:r>
          </w:p>
          <w:p w:rsidR="00000000" w:rsidDel="00000000" w:rsidP="00000000" w:rsidRDefault="00000000" w:rsidRPr="00000000" w14:paraId="0000021D">
            <w:pPr>
              <w:jc w:val="left"/>
              <w:rPr>
                <w:rFonts w:ascii="Cambria Math" w:cs="Cambria Math" w:eastAsia="Cambria Math" w:hAnsi="Cambria Math"/>
                <w:b w:val="0"/>
                <w:i w:val="0"/>
                <w:smallCaps w:val="0"/>
                <w:strike w:val="0"/>
                <w:color w:val="ff0000"/>
                <w:sz w:val="22"/>
                <w:szCs w:val="22"/>
                <w:u w:val="none"/>
                <w:shd w:fill="auto" w:val="clear"/>
                <w:vertAlign w:val="baseline"/>
              </w:rPr>
            </w:pPr>
            <m:oMath>
              <m:r>
                <w:rPr>
                  <w:rFonts w:ascii="Cambria Math" w:cs="Cambria Math" w:eastAsia="Cambria Math" w:hAnsi="Cambria Math"/>
                  <w:b w:val="0"/>
                  <w:i w:val="0"/>
                  <w:smallCaps w:val="0"/>
                  <w:strike w:val="0"/>
                  <w:color w:val="ff0000"/>
                  <w:sz w:val="22"/>
                  <w:szCs w:val="22"/>
                  <w:u w:val="none"/>
                  <w:shd w:fill="auto" w:val="clear"/>
                  <w:vertAlign w:val="baseline"/>
                </w:rPr>
                <m:t xml:space="preserve">    ∴</m:t>
              </m:r>
              <m:f>
                <m:fPr>
                  <m:ctrlPr>
                    <w:rPr>
                      <w:rFonts w:ascii="Cambria Math" w:cs="Cambria Math" w:eastAsia="Cambria Math" w:hAnsi="Cambria Math"/>
                      <w:b w:val="0"/>
                      <w:i w:val="0"/>
                      <w:smallCaps w:val="0"/>
                      <w:strike w:val="0"/>
                      <w:color w:val="ff0000"/>
                      <w:sz w:val="22"/>
                      <w:szCs w:val="22"/>
                      <w:u w:val="none"/>
                      <w:shd w:fill="auto" w:val="clear"/>
                      <w:vertAlign w:val="baseline"/>
                    </w:rPr>
                  </m:ctrlPr>
                </m:fPr>
                <m:num>
                  <m:r>
                    <w:rPr>
                      <w:rFonts w:ascii="Cambria Math" w:cs="Cambria Math" w:eastAsia="Cambria Math" w:hAnsi="Cambria Math"/>
                      <w:b w:val="0"/>
                      <w:i w:val="0"/>
                      <w:smallCaps w:val="0"/>
                      <w:strike w:val="0"/>
                      <w:color w:val="ff0000"/>
                      <w:sz w:val="22"/>
                      <w:szCs w:val="22"/>
                      <w:u w:val="none"/>
                      <w:shd w:fill="auto" w:val="clear"/>
                      <w:vertAlign w:val="baseline"/>
                    </w:rPr>
                    <m:t xml:space="preserve">1</m:t>
                  </m:r>
                </m:num>
                <m:den>
                  <m:r>
                    <w:rPr>
                      <w:rFonts w:ascii="Cambria Math" w:cs="Cambria Math" w:eastAsia="Cambria Math" w:hAnsi="Cambria Math"/>
                      <w:b w:val="0"/>
                      <w:i w:val="0"/>
                      <w:smallCaps w:val="0"/>
                      <w:strike w:val="0"/>
                      <w:color w:val="ff0000"/>
                      <w:sz w:val="22"/>
                      <w:szCs w:val="22"/>
                      <w:u w:val="none"/>
                      <w:shd w:fill="auto" w:val="clear"/>
                      <w:vertAlign w:val="baseline"/>
                    </w:rPr>
                    <m:t xml:space="preserve">2</m:t>
                  </m:r>
                </m:den>
              </m:f>
              <m:sSup>
                <m:sSupPr>
                  <m:ctrlPr>
                    <w:rPr>
                      <w:rFonts w:ascii="Cambria Math" w:cs="Cambria Math" w:eastAsia="Cambria Math" w:hAnsi="Cambria Math"/>
                      <w:b w:val="0"/>
                      <w:i w:val="0"/>
                      <w:smallCaps w:val="0"/>
                      <w:strike w:val="0"/>
                      <w:color w:val="ff0000"/>
                      <w:sz w:val="22"/>
                      <w:szCs w:val="22"/>
                      <w:u w:val="none"/>
                      <w:shd w:fill="auto" w:val="clear"/>
                      <w:vertAlign w:val="baseline"/>
                    </w:rPr>
                  </m:ctrlPr>
                </m:sSupPr>
                <m:e>
                  <m:d>
                    <m:dPr>
                      <m:begChr m:val="("/>
                      <m:endChr m:val=")"/>
                      <m:ctrlPr>
                        <w:rPr>
                          <w:rFonts w:ascii="Cambria Math" w:cs="Cambria Math" w:eastAsia="Cambria Math" w:hAnsi="Cambria Math"/>
                          <w:b w:val="0"/>
                          <w:i w:val="0"/>
                          <w:smallCaps w:val="0"/>
                          <w:strike w:val="0"/>
                          <w:color w:val="ff0000"/>
                          <w:sz w:val="22"/>
                          <w:szCs w:val="22"/>
                          <w:u w:val="none"/>
                          <w:shd w:fill="auto" w:val="clear"/>
                          <w:vertAlign w:val="baseline"/>
                        </w:rPr>
                      </m:ctrlPr>
                    </m:dPr>
                    <m:e>
                      <m:r>
                        <w:rPr>
                          <w:rFonts w:ascii="Cambria Math" w:cs="Cambria Math" w:eastAsia="Cambria Math" w:hAnsi="Cambria Math"/>
                          <w:b w:val="0"/>
                          <w:i w:val="0"/>
                          <w:smallCaps w:val="0"/>
                          <w:strike w:val="0"/>
                          <w:color w:val="ff0000"/>
                          <w:sz w:val="22"/>
                          <w:szCs w:val="22"/>
                          <w:u w:val="none"/>
                          <w:shd w:fill="auto" w:val="clear"/>
                          <w:vertAlign w:val="baseline"/>
                        </w:rPr>
                        <m:t xml:space="preserve">30-x</m:t>
                      </m:r>
                    </m:e>
                  </m:d>
                </m:e>
                <m:sup>
                  <m:r>
                    <w:rPr>
                      <w:rFonts w:ascii="Cambria Math" w:cs="Cambria Math" w:eastAsia="Cambria Math" w:hAnsi="Cambria Math"/>
                      <w:b w:val="0"/>
                      <w:i w:val="0"/>
                      <w:smallCaps w:val="0"/>
                      <w:strike w:val="0"/>
                      <w:color w:val="ff0000"/>
                      <w:sz w:val="22"/>
                      <w:szCs w:val="22"/>
                      <w:u w:val="none"/>
                      <w:shd w:fill="auto" w:val="clear"/>
                      <w:vertAlign w:val="baseline"/>
                    </w:rPr>
                    <m:t xml:space="preserve">2</m:t>
                  </m:r>
                </m:sup>
              </m:sSup>
              <m:r>
                <w:rPr>
                  <w:rFonts w:ascii="Cambria Math" w:cs="Cambria Math" w:eastAsia="Cambria Math" w:hAnsi="Cambria Math"/>
                  <w:b w:val="0"/>
                  <w:i w:val="0"/>
                  <w:smallCaps w:val="0"/>
                  <w:strike w:val="0"/>
                  <w:color w:val="ff0000"/>
                  <w:sz w:val="22"/>
                  <w:szCs w:val="22"/>
                  <w:u w:val="none"/>
                  <w:shd w:fill="auto" w:val="clear"/>
                  <w:vertAlign w:val="baseline"/>
                </w:rPr>
                <m:t xml:space="preserve">=</m:t>
              </m:r>
              <m:f>
                <m:fPr>
                  <m:ctrlPr>
                    <w:rPr>
                      <w:rFonts w:ascii="Cambria Math" w:cs="Cambria Math" w:eastAsia="Cambria Math" w:hAnsi="Cambria Math"/>
                      <w:b w:val="0"/>
                      <w:i w:val="0"/>
                      <w:smallCaps w:val="0"/>
                      <w:strike w:val="0"/>
                      <w:color w:val="ff0000"/>
                      <w:sz w:val="22"/>
                      <w:szCs w:val="22"/>
                      <w:u w:val="none"/>
                      <w:shd w:fill="auto" w:val="clear"/>
                      <w:vertAlign w:val="baseline"/>
                    </w:rPr>
                  </m:ctrlPr>
                </m:fPr>
                <m:num>
                  <m:r>
                    <w:rPr>
                      <w:rFonts w:ascii="Cambria Math" w:cs="Cambria Math" w:eastAsia="Cambria Math" w:hAnsi="Cambria Math"/>
                      <w:b w:val="0"/>
                      <w:i w:val="0"/>
                      <w:smallCaps w:val="0"/>
                      <w:strike w:val="0"/>
                      <w:color w:val="ff0000"/>
                      <w:sz w:val="22"/>
                      <w:szCs w:val="22"/>
                      <w:u w:val="none"/>
                      <w:shd w:fill="auto" w:val="clear"/>
                      <w:vertAlign w:val="baseline"/>
                    </w:rPr>
                    <m:t xml:space="preserve">1</m:t>
                  </m:r>
                </m:num>
                <m:den>
                  <m:r>
                    <w:rPr>
                      <w:rFonts w:ascii="Cambria Math" w:cs="Cambria Math" w:eastAsia="Cambria Math" w:hAnsi="Cambria Math"/>
                      <w:b w:val="0"/>
                      <w:i w:val="0"/>
                      <w:smallCaps w:val="0"/>
                      <w:strike w:val="0"/>
                      <w:color w:val="ff0000"/>
                      <w:sz w:val="22"/>
                      <w:szCs w:val="22"/>
                      <w:u w:val="none"/>
                      <w:shd w:fill="auto" w:val="clear"/>
                      <w:vertAlign w:val="baseline"/>
                    </w:rPr>
                    <m:t xml:space="preserve">4</m:t>
                  </m:r>
                </m:den>
              </m:f>
              <m:sSup>
                <m:sSupPr>
                  <m:ctrlPr>
                    <w:rPr>
                      <w:rFonts w:ascii="Cambria Math" w:cs="Cambria Math" w:eastAsia="Cambria Math" w:hAnsi="Cambria Math"/>
                      <w:b w:val="0"/>
                      <w:i w:val="0"/>
                      <w:smallCaps w:val="0"/>
                      <w:strike w:val="0"/>
                      <w:color w:val="ff0000"/>
                      <w:sz w:val="22"/>
                      <w:szCs w:val="22"/>
                      <w:u w:val="none"/>
                      <w:shd w:fill="auto" w:val="clear"/>
                      <w:vertAlign w:val="baseline"/>
                    </w:rPr>
                  </m:ctrlPr>
                </m:sSupPr>
                <m:e>
                  <m:r>
                    <w:rPr>
                      <w:rFonts w:ascii="Cambria Math" w:cs="Cambria Math" w:eastAsia="Cambria Math" w:hAnsi="Cambria Math"/>
                      <w:b w:val="0"/>
                      <w:i w:val="0"/>
                      <w:smallCaps w:val="0"/>
                      <w:strike w:val="0"/>
                      <w:color w:val="ff0000"/>
                      <w:sz w:val="22"/>
                      <w:szCs w:val="22"/>
                      <w:u w:val="none"/>
                      <w:shd w:fill="auto" w:val="clear"/>
                      <w:vertAlign w:val="baseline"/>
                    </w:rPr>
                    <m:t xml:space="preserve">30</m:t>
                  </m:r>
                </m:e>
                <m:sup>
                  <m:r>
                    <w:rPr>
                      <w:rFonts w:ascii="Cambria Math" w:cs="Cambria Math" w:eastAsia="Cambria Math" w:hAnsi="Cambria Math"/>
                      <w:b w:val="0"/>
                      <w:i w:val="0"/>
                      <w:smallCaps w:val="0"/>
                      <w:strike w:val="0"/>
                      <w:color w:val="ff0000"/>
                      <w:sz w:val="22"/>
                      <w:szCs w:val="22"/>
                      <w:u w:val="none"/>
                      <w:shd w:fill="auto" w:val="clear"/>
                      <w:vertAlign w:val="baseline"/>
                    </w:rPr>
                    <m:t xml:space="preserve">2</m:t>
                  </m:r>
                </m:sup>
              </m:sSup>
            </m:oMath>
            <w:r w:rsidDel="00000000" w:rsidR="00000000" w:rsidRPr="00000000">
              <w:rPr>
                <w:rtl w:val="0"/>
              </w:rPr>
            </w:r>
          </w:p>
          <w:p w:rsidR="00000000" w:rsidDel="00000000" w:rsidP="00000000" w:rsidRDefault="00000000" w:rsidRPr="00000000" w14:paraId="0000021E">
            <w:pPr>
              <w:jc w:val="left"/>
              <w:rPr>
                <w:rFonts w:ascii="Cambria Math" w:cs="Cambria Math" w:eastAsia="Cambria Math" w:hAnsi="Cambria Math"/>
                <w:b w:val="0"/>
                <w:i w:val="0"/>
                <w:smallCaps w:val="0"/>
                <w:strike w:val="0"/>
                <w:color w:val="ff0000"/>
                <w:sz w:val="22"/>
                <w:szCs w:val="22"/>
                <w:u w:val="none"/>
                <w:shd w:fill="auto" w:val="clear"/>
                <w:vertAlign w:val="baseline"/>
              </w:rPr>
            </w:pPr>
            <m:oMath>
              <m:r>
                <w:rPr>
                  <w:rFonts w:ascii="Cambria Math" w:cs="Cambria Math" w:eastAsia="Cambria Math" w:hAnsi="Cambria Math"/>
                  <w:b w:val="0"/>
                  <w:i w:val="0"/>
                  <w:smallCaps w:val="0"/>
                  <w:strike w:val="0"/>
                  <w:color w:val="ff0000"/>
                  <w:sz w:val="22"/>
                  <w:szCs w:val="22"/>
                  <w:u w:val="none"/>
                  <w:shd w:fill="auto" w:val="clear"/>
                  <w:vertAlign w:val="baseline"/>
                </w:rPr>
                <m:t xml:space="preserve">                            x=8.79</m:t>
              </m:r>
            </m:oMath>
            <w:r w:rsidDel="00000000" w:rsidR="00000000" w:rsidRPr="00000000">
              <w:rPr>
                <w:rtl w:val="0"/>
              </w:rPr>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                    </w:t>
            </w:r>
            <m:oMath>
              <m:r>
                <w:rPr>
                  <w:rFonts w:ascii="Cambria Math" w:cs="Cambria Math" w:eastAsia="Cambria Math" w:hAnsi="Cambria Math"/>
                  <w:b w:val="0"/>
                  <w:i w:val="0"/>
                  <w:smallCaps w:val="0"/>
                  <w:strike w:val="0"/>
                  <w:color w:val="ff0000"/>
                  <w:sz w:val="22"/>
                  <w:szCs w:val="22"/>
                  <w:u w:val="none"/>
                  <w:shd w:fill="auto" w:val="clear"/>
                  <w:vertAlign w:val="baseline"/>
                </w:rPr>
                <m:t xml:space="preserve">∴x=21.21 cm</m:t>
              </m:r>
            </m:oMath>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       (15</w:t>
            </w:r>
            <m:oMath>
              <m:rad>
                <m:radPr>
                  <m:degHide m:val="1"/>
                  <m:ctrlPr>
                    <w:rPr>
                      <w:rFonts w:ascii="Cambria Math" w:cs="Cambria Math" w:eastAsia="Cambria Math" w:hAnsi="Cambria Math"/>
                      <w:b w:val="0"/>
                      <w:i w:val="0"/>
                      <w:smallCaps w:val="0"/>
                      <w:strike w:val="0"/>
                      <w:color w:val="ff0000"/>
                      <w:sz w:val="22"/>
                      <w:szCs w:val="22"/>
                      <w:u w:val="none"/>
                      <w:shd w:fill="auto" w:val="clear"/>
                      <w:vertAlign w:val="baseline"/>
                    </w:rPr>
                  </m:ctrlPr>
                </m:radPr>
                <m:e>
                  <m:r>
                    <w:rPr>
                      <w:rFonts w:ascii="Cambria Math" w:cs="Cambria Math" w:eastAsia="Cambria Math" w:hAnsi="Cambria Math"/>
                      <w:b w:val="0"/>
                      <w:i w:val="0"/>
                      <w:smallCaps w:val="0"/>
                      <w:strike w:val="0"/>
                      <w:color w:val="ff0000"/>
                      <w:sz w:val="22"/>
                      <w:szCs w:val="22"/>
                      <w:u w:val="none"/>
                      <w:shd w:fill="auto" w:val="clear"/>
                      <w:vertAlign w:val="baseline"/>
                    </w:rPr>
                    <m:t xml:space="preserve">2</m:t>
                  </m:r>
                </m:e>
              </m:rad>
              <m:r>
                <w:rPr>
                  <w:rFonts w:ascii="Cambria Math" w:cs="Cambria Math" w:eastAsia="Cambria Math" w:hAnsi="Cambria Math"/>
                  <w:b w:val="0"/>
                  <w:i w:val="0"/>
                  <w:smallCaps w:val="0"/>
                  <w:strike w:val="0"/>
                  <w:color w:val="ff0000"/>
                  <w:sz w:val="22"/>
                  <w:szCs w:val="22"/>
                  <w:u w:val="none"/>
                  <w:shd w:fill="auto" w:val="clear"/>
                  <w:vertAlign w:val="baseline"/>
                </w:rPr>
                <m:t xml:space="preserve">cm)</m:t>
              </m:r>
            </m:oMath>
            <w:r w:rsidDel="00000000" w:rsidR="00000000" w:rsidRPr="00000000">
              <w:rPr>
                <w:rtl w:val="0"/>
              </w:rPr>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OR</w:t>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3">
            <w:pPr>
              <w:jc w:val="left"/>
              <w:rPr>
                <w:rFonts w:ascii="Cambria Math" w:cs="Cambria Math" w:eastAsia="Cambria Math" w:hAnsi="Cambria Math"/>
                <w:b w:val="0"/>
                <w:i w:val="0"/>
                <w:smallCaps w:val="0"/>
                <w:strike w:val="0"/>
                <w:color w:val="ff0000"/>
                <w:sz w:val="22"/>
                <w:szCs w:val="22"/>
                <w:u w:val="none"/>
                <w:shd w:fill="auto" w:val="clear"/>
                <w:vertAlign w:val="baseline"/>
              </w:rPr>
            </w:pPr>
            <m:oMath>
              <m:f>
                <m:fPr>
                  <m:ctrlPr>
                    <w:rPr>
                      <w:rFonts w:ascii="Cambria Math" w:cs="Cambria Math" w:eastAsia="Cambria Math" w:hAnsi="Cambria Math"/>
                      <w:b w:val="0"/>
                      <w:i w:val="0"/>
                      <w:smallCaps w:val="0"/>
                      <w:strike w:val="0"/>
                      <w:color w:val="ff0000"/>
                      <w:sz w:val="22"/>
                      <w:szCs w:val="22"/>
                      <w:u w:val="none"/>
                      <w:shd w:fill="auto" w:val="clear"/>
                      <w:vertAlign w:val="baseline"/>
                    </w:rPr>
                  </m:ctrlPr>
                </m:fPr>
                <m:num>
                  <m:r>
                    <w:rPr>
                      <w:rFonts w:ascii="Cambria Math" w:cs="Cambria Math" w:eastAsia="Cambria Math" w:hAnsi="Cambria Math"/>
                      <w:b w:val="0"/>
                      <w:i w:val="0"/>
                      <w:smallCaps w:val="0"/>
                      <w:strike w:val="0"/>
                      <w:color w:val="ff0000"/>
                      <w:sz w:val="22"/>
                      <w:szCs w:val="22"/>
                      <w:u w:val="none"/>
                      <w:shd w:fill="auto" w:val="clear"/>
                      <w:vertAlign w:val="baseline"/>
                    </w:rPr>
                    <m:t xml:space="preserve">1</m:t>
                  </m:r>
                </m:num>
                <m:den>
                  <m:r>
                    <w:rPr>
                      <w:rFonts w:ascii="Cambria Math" w:cs="Cambria Math" w:eastAsia="Cambria Math" w:hAnsi="Cambria Math"/>
                      <w:b w:val="0"/>
                      <w:i w:val="0"/>
                      <w:smallCaps w:val="0"/>
                      <w:strike w:val="0"/>
                      <w:color w:val="ff0000"/>
                      <w:sz w:val="22"/>
                      <w:szCs w:val="22"/>
                      <w:u w:val="none"/>
                      <w:shd w:fill="auto" w:val="clear"/>
                      <w:vertAlign w:val="baseline"/>
                    </w:rPr>
                    <m:t xml:space="preserve">2</m:t>
                  </m:r>
                </m:den>
              </m:f>
              <m:sSup>
                <m:sSupPr>
                  <m:ctrlPr>
                    <w:rPr>
                      <w:rFonts w:ascii="Cambria Math" w:cs="Cambria Math" w:eastAsia="Cambria Math" w:hAnsi="Cambria Math"/>
                      <w:b w:val="0"/>
                      <w:i w:val="0"/>
                      <w:smallCaps w:val="0"/>
                      <w:strike w:val="0"/>
                      <w:color w:val="ff0000"/>
                      <w:sz w:val="22"/>
                      <w:szCs w:val="22"/>
                      <w:u w:val="none"/>
                      <w:shd w:fill="auto" w:val="clear"/>
                      <w:vertAlign w:val="baseline"/>
                    </w:rPr>
                  </m:ctrlPr>
                </m:sSupPr>
                <m:e>
                  <m:r>
                    <w:rPr>
                      <w:rFonts w:ascii="Cambria Math" w:cs="Cambria Math" w:eastAsia="Cambria Math" w:hAnsi="Cambria Math"/>
                      <w:b w:val="0"/>
                      <w:i w:val="0"/>
                      <w:smallCaps w:val="0"/>
                      <w:strike w:val="0"/>
                      <w:color w:val="ff0000"/>
                      <w:sz w:val="22"/>
                      <w:szCs w:val="22"/>
                      <w:u w:val="none"/>
                      <w:shd w:fill="auto" w:val="clear"/>
                      <w:vertAlign w:val="baseline"/>
                    </w:rPr>
                    <m:t xml:space="preserve">x</m:t>
                  </m:r>
                </m:e>
                <m:sup>
                  <m:r>
                    <w:rPr>
                      <w:rFonts w:ascii="Cambria Math" w:cs="Cambria Math" w:eastAsia="Cambria Math" w:hAnsi="Cambria Math"/>
                      <w:b w:val="0"/>
                      <w:i w:val="0"/>
                      <w:smallCaps w:val="0"/>
                      <w:strike w:val="0"/>
                      <w:color w:val="ff0000"/>
                      <w:sz w:val="22"/>
                      <w:szCs w:val="22"/>
                      <w:u w:val="none"/>
                      <w:shd w:fill="auto" w:val="clear"/>
                      <w:vertAlign w:val="baseline"/>
                    </w:rPr>
                    <m:t xml:space="preserve">2</m:t>
                  </m:r>
                </m:sup>
              </m:sSup>
              <m:r>
                <w:rPr>
                  <w:rFonts w:ascii="Cambria Math" w:cs="Cambria Math" w:eastAsia="Cambria Math" w:hAnsi="Cambria Math"/>
                  <w:b w:val="0"/>
                  <w:i w:val="0"/>
                  <w:smallCaps w:val="0"/>
                  <w:strike w:val="0"/>
                  <w:color w:val="ff0000"/>
                  <w:sz w:val="22"/>
                  <w:szCs w:val="22"/>
                  <w:u w:val="none"/>
                  <w:shd w:fill="auto" w:val="clear"/>
                  <w:vertAlign w:val="baseline"/>
                </w:rPr>
                <m:t xml:space="preserve">θ=</m:t>
              </m:r>
              <m:f>
                <m:fPr>
                  <m:ctrlPr>
                    <w:rPr>
                      <w:rFonts w:ascii="Cambria Math" w:cs="Cambria Math" w:eastAsia="Cambria Math" w:hAnsi="Cambria Math"/>
                      <w:b w:val="0"/>
                      <w:i w:val="0"/>
                      <w:smallCaps w:val="0"/>
                      <w:strike w:val="0"/>
                      <w:color w:val="ff0000"/>
                      <w:sz w:val="22"/>
                      <w:szCs w:val="22"/>
                      <w:u w:val="none"/>
                      <w:shd w:fill="auto" w:val="clear"/>
                      <w:vertAlign w:val="baseline"/>
                    </w:rPr>
                  </m:ctrlPr>
                </m:fPr>
                <m:num>
                  <m:r>
                    <w:rPr>
                      <w:rFonts w:ascii="Cambria Math" w:cs="Cambria Math" w:eastAsia="Cambria Math" w:hAnsi="Cambria Math"/>
                      <w:b w:val="0"/>
                      <w:i w:val="0"/>
                      <w:smallCaps w:val="0"/>
                      <w:strike w:val="0"/>
                      <w:color w:val="ff0000"/>
                      <w:sz w:val="22"/>
                      <w:szCs w:val="22"/>
                      <w:u w:val="none"/>
                      <w:shd w:fill="auto" w:val="clear"/>
                      <w:vertAlign w:val="baseline"/>
                    </w:rPr>
                    <m:t xml:space="preserve">1</m:t>
                  </m:r>
                </m:num>
                <m:den>
                  <m:r>
                    <w:rPr>
                      <w:rFonts w:ascii="Cambria Math" w:cs="Cambria Math" w:eastAsia="Cambria Math" w:hAnsi="Cambria Math"/>
                      <w:b w:val="0"/>
                      <w:i w:val="0"/>
                      <w:smallCaps w:val="0"/>
                      <w:strike w:val="0"/>
                      <w:color w:val="ff0000"/>
                      <w:sz w:val="22"/>
                      <w:szCs w:val="22"/>
                      <w:u w:val="none"/>
                      <w:shd w:fill="auto" w:val="clear"/>
                      <w:vertAlign w:val="baseline"/>
                    </w:rPr>
                    <m:t xml:space="preserve">4</m:t>
                  </m:r>
                </m:den>
              </m:f>
              <m:r>
                <w:rPr>
                  <w:rFonts w:ascii="Cambria Math" w:cs="Cambria Math" w:eastAsia="Cambria Math" w:hAnsi="Cambria Math"/>
                  <w:b w:val="0"/>
                  <w:i w:val="0"/>
                  <w:smallCaps w:val="0"/>
                  <w:strike w:val="0"/>
                  <w:color w:val="ff0000"/>
                  <w:sz w:val="22"/>
                  <w:szCs w:val="22"/>
                  <w:u w:val="none"/>
                  <w:shd w:fill="auto" w:val="clear"/>
                  <w:vertAlign w:val="baseline"/>
                </w:rPr>
                <m:t xml:space="preserve"> </m:t>
              </m:r>
              <m:sSup>
                <m:sSupPr>
                  <m:ctrlPr>
                    <w:rPr>
                      <w:rFonts w:ascii="Cambria Math" w:cs="Cambria Math" w:eastAsia="Cambria Math" w:hAnsi="Cambria Math"/>
                      <w:b w:val="0"/>
                      <w:i w:val="0"/>
                      <w:smallCaps w:val="0"/>
                      <w:strike w:val="0"/>
                      <w:color w:val="ff0000"/>
                      <w:sz w:val="22"/>
                      <w:szCs w:val="22"/>
                      <w:u w:val="none"/>
                      <w:shd w:fill="auto" w:val="clear"/>
                      <w:vertAlign w:val="baseline"/>
                    </w:rPr>
                  </m:ctrlPr>
                </m:sSupPr>
                <m:e>
                  <m:r>
                    <w:rPr>
                      <w:rFonts w:ascii="Cambria Math" w:cs="Cambria Math" w:eastAsia="Cambria Math" w:hAnsi="Cambria Math"/>
                      <w:b w:val="0"/>
                      <w:i w:val="0"/>
                      <w:smallCaps w:val="0"/>
                      <w:strike w:val="0"/>
                      <w:color w:val="ff0000"/>
                      <w:sz w:val="22"/>
                      <w:szCs w:val="22"/>
                      <w:u w:val="none"/>
                      <w:shd w:fill="auto" w:val="clear"/>
                      <w:vertAlign w:val="baseline"/>
                    </w:rPr>
                    <m:t xml:space="preserve">30</m:t>
                  </m:r>
                </m:e>
                <m:sup>
                  <m:r>
                    <w:rPr>
                      <w:rFonts w:ascii="Cambria Math" w:cs="Cambria Math" w:eastAsia="Cambria Math" w:hAnsi="Cambria Math"/>
                      <w:b w:val="0"/>
                      <w:i w:val="0"/>
                      <w:smallCaps w:val="0"/>
                      <w:strike w:val="0"/>
                      <w:color w:val="ff0000"/>
                      <w:sz w:val="22"/>
                      <w:szCs w:val="22"/>
                      <w:u w:val="none"/>
                      <w:shd w:fill="auto" w:val="clear"/>
                      <w:vertAlign w:val="baseline"/>
                    </w:rPr>
                    <m:t xml:space="preserve">2</m:t>
                  </m:r>
                </m:sup>
              </m:sSup>
              <m:r>
                <w:rPr>
                  <w:rFonts w:ascii="Cambria Math" w:cs="Cambria Math" w:eastAsia="Cambria Math" w:hAnsi="Cambria Math"/>
                  <w:b w:val="0"/>
                  <w:i w:val="0"/>
                  <w:smallCaps w:val="0"/>
                  <w:strike w:val="0"/>
                  <w:color w:val="ff0000"/>
                  <w:sz w:val="22"/>
                  <w:szCs w:val="22"/>
                  <w:u w:val="none"/>
                  <w:shd w:fill="auto" w:val="clear"/>
                  <w:vertAlign w:val="baseline"/>
                </w:rPr>
                <m:t>θ</m:t>
              </m:r>
            </m:oMath>
            <w:r w:rsidDel="00000000" w:rsidR="00000000" w:rsidRPr="00000000">
              <w:rPr>
                <w:rtl w:val="0"/>
              </w:rPr>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5">
            <w:pPr>
              <w:jc w:val="left"/>
              <w:rPr>
                <w:rFonts w:ascii="Cambria Math" w:cs="Cambria Math" w:eastAsia="Cambria Math" w:hAnsi="Cambria Math"/>
                <w:b w:val="0"/>
                <w:i w:val="0"/>
                <w:smallCaps w:val="0"/>
                <w:strike w:val="0"/>
                <w:color w:val="ff0000"/>
                <w:sz w:val="22"/>
                <w:szCs w:val="22"/>
                <w:u w:val="none"/>
                <w:shd w:fill="auto" w:val="clear"/>
                <w:vertAlign w:val="baseline"/>
              </w:rPr>
            </w:pPr>
            <m:oMath>
              <m:r>
                <w:rPr>
                  <w:rFonts w:ascii="Cambria Math" w:cs="Cambria Math" w:eastAsia="Cambria Math" w:hAnsi="Cambria Math"/>
                  <w:b w:val="0"/>
                  <w:i w:val="0"/>
                  <w:smallCaps w:val="0"/>
                  <w:strike w:val="0"/>
                  <w:color w:val="ff0000"/>
                  <w:sz w:val="22"/>
                  <w:szCs w:val="22"/>
                  <w:u w:val="none"/>
                  <w:shd w:fill="auto" w:val="clear"/>
                  <w:vertAlign w:val="baseline"/>
                </w:rPr>
                <m:t xml:space="preserve">         x=21.21 cm</m:t>
              </m:r>
            </m:oMath>
            <w:r w:rsidDel="00000000" w:rsidR="00000000" w:rsidRPr="00000000">
              <w:rPr>
                <w:rtl w:val="0"/>
              </w:rPr>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center"/>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Fonts w:ascii="Arial" w:cs="Arial" w:eastAsia="Arial" w:hAnsi="Arial"/>
                <w:b w:val="1"/>
                <w:i w:val="0"/>
                <w:smallCaps w:val="0"/>
                <w:strike w:val="0"/>
                <w:color w:val="ff0000"/>
                <w:sz w:val="22"/>
                <w:szCs w:val="22"/>
                <w:u w:val="none"/>
                <w:shd w:fill="auto" w:val="clear"/>
                <w:vertAlign w:val="baseline"/>
                <w:rtl w:val="0"/>
              </w:rPr>
              <w:t xml:space="preserve">Specific behaviours</w:t>
            </w:r>
          </w:p>
        </w:tc>
      </w:tr>
      <w:tr>
        <w:trPr>
          <w:cantSplit w:val="0"/>
          <w:tblHeader w:val="0"/>
        </w:trPr>
        <w:tc>
          <w:tcPr/>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ff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substitutes correctly for small sector</w:t>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ff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substitutes correctly for large sector</w:t>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ff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divides large sector by 2</w:t>
            </w:r>
          </w:p>
        </w:tc>
      </w:tr>
    </w:tbl>
    <w:p w:rsidR="00000000" w:rsidDel="00000000" w:rsidP="00000000" w:rsidRDefault="00000000" w:rsidRPr="00000000" w14:paraId="0000022C">
      <w:pPr>
        <w:tabs>
          <w:tab w:val="right" w:pos="9356"/>
        </w:tabs>
        <w:rPr>
          <w:b w:val="1"/>
        </w:rPr>
      </w:pPr>
      <w:r w:rsidDel="00000000" w:rsidR="00000000" w:rsidRPr="00000000">
        <w:rPr>
          <w:rtl w:val="0"/>
        </w:rPr>
      </w:r>
    </w:p>
    <w:p w:rsidR="00000000" w:rsidDel="00000000" w:rsidP="00000000" w:rsidRDefault="00000000" w:rsidRPr="00000000" w14:paraId="0000022D">
      <w:pPr>
        <w:tabs>
          <w:tab w:val="right" w:pos="9356"/>
        </w:tabs>
        <w:rPr>
          <w:b w:val="1"/>
        </w:rPr>
      </w:pPr>
      <w:r w:rsidDel="00000000" w:rsidR="00000000" w:rsidRPr="00000000">
        <w:rPr>
          <w:rtl w:val="0"/>
        </w:rPr>
      </w:r>
    </w:p>
    <w:p w:rsidR="00000000" w:rsidDel="00000000" w:rsidP="00000000" w:rsidRDefault="00000000" w:rsidRPr="00000000" w14:paraId="0000022E">
      <w:pPr>
        <w:tabs>
          <w:tab w:val="right" w:pos="9356"/>
        </w:tabs>
        <w:rPr>
          <w:b w:val="1"/>
        </w:rPr>
      </w:pPr>
      <w:r w:rsidDel="00000000" w:rsidR="00000000" w:rsidRPr="00000000">
        <w:rPr>
          <w:rtl w:val="0"/>
        </w:rPr>
      </w:r>
    </w:p>
    <w:p w:rsidR="00000000" w:rsidDel="00000000" w:rsidP="00000000" w:rsidRDefault="00000000" w:rsidRPr="00000000" w14:paraId="0000022F">
      <w:pPr>
        <w:tabs>
          <w:tab w:val="right" w:pos="9356"/>
        </w:tabs>
        <w:rPr>
          <w:b w:val="1"/>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tabs>
          <w:tab w:val="right" w:pos="9356"/>
        </w:tabs>
        <w:rPr>
          <w:b w:val="1"/>
        </w:rPr>
      </w:pPr>
      <w:r w:rsidDel="00000000" w:rsidR="00000000" w:rsidRPr="00000000">
        <w:rPr>
          <w:rtl w:val="0"/>
        </w:rPr>
      </w:r>
    </w:p>
    <w:p w:rsidR="00000000" w:rsidDel="00000000" w:rsidP="00000000" w:rsidRDefault="00000000" w:rsidRPr="00000000" w14:paraId="00000233">
      <w:pPr>
        <w:ind w:left="720" w:hanging="720"/>
        <w:rPr>
          <w:b w:val="1"/>
        </w:rPr>
      </w:pPr>
      <w:r w:rsidDel="00000000" w:rsidR="00000000" w:rsidRPr="00000000">
        <w:br w:type="page"/>
      </w:r>
      <w:r w:rsidDel="00000000" w:rsidR="00000000" w:rsidRPr="00000000">
        <w:rPr>
          <w:rtl w:val="0"/>
        </w:rPr>
      </w:r>
    </w:p>
    <w:p w:rsidR="00000000" w:rsidDel="00000000" w:rsidP="00000000" w:rsidRDefault="00000000" w:rsidRPr="00000000" w14:paraId="00000234">
      <w:pPr>
        <w:rPr>
          <w:b w:val="1"/>
        </w:rPr>
      </w:pPr>
      <w:r w:rsidDel="00000000" w:rsidR="00000000" w:rsidRPr="00000000">
        <w:rPr>
          <w:b w:val="1"/>
          <w:rtl w:val="0"/>
        </w:rPr>
        <w:t xml:space="preserve">Question 21 {1.2.4}</w:t>
        <w:tab/>
        <w:tab/>
        <w:t xml:space="preserve">                                      </w:t>
        <w:tab/>
        <w:tab/>
        <w:tab/>
        <w:t xml:space="preserve">              (4 marks)</w:t>
      </w:r>
    </w:p>
    <w:p w:rsidR="00000000" w:rsidDel="00000000" w:rsidP="00000000" w:rsidRDefault="00000000" w:rsidRPr="00000000" w14:paraId="00000235">
      <w:pPr>
        <w:tabs>
          <w:tab w:val="right" w:pos="9356"/>
        </w:tabs>
        <w:rPr>
          <w:b w:val="1"/>
        </w:rPr>
      </w:pPr>
      <w:r w:rsidDel="00000000" w:rsidR="00000000" w:rsidRPr="00000000">
        <w:rPr>
          <w:rtl w:val="0"/>
        </w:rPr>
      </w:r>
    </w:p>
    <w:p w:rsidR="00000000" w:rsidDel="00000000" w:rsidP="00000000" w:rsidRDefault="00000000" w:rsidRPr="00000000" w14:paraId="00000236">
      <w:pPr>
        <w:tabs>
          <w:tab w:val="left" w:pos="709"/>
          <w:tab w:val="left" w:pos="1134"/>
        </w:tabs>
        <w:rPr/>
      </w:pPr>
      <w:r w:rsidDel="00000000" w:rsidR="00000000" w:rsidRPr="00000000">
        <w:rPr>
          <w:rtl w:val="0"/>
        </w:rPr>
        <w:t xml:space="preserve">A ground search for a lost hiker is being organised using three camping sites in a national park as bases. It is known that the hiker is within the triangular area formed with the three campsites as vertices.  Campsite A is 15km due east from campsite B. Campsite C is on a bearing of 170</w:t>
      </w:r>
      <w:r w:rsidDel="00000000" w:rsidR="00000000" w:rsidRPr="00000000">
        <w:rPr>
          <w:vertAlign w:val="superscript"/>
          <w:rtl w:val="0"/>
        </w:rPr>
        <w:t xml:space="preserve">o</w:t>
      </w:r>
      <w:r w:rsidDel="00000000" w:rsidR="00000000" w:rsidRPr="00000000">
        <w:rPr>
          <w:rtl w:val="0"/>
        </w:rPr>
        <w:t xml:space="preserve"> from campsite A (hint : </w:t>
      </w:r>
      <w:r w:rsidDel="00000000" w:rsidR="00000000" w:rsidRPr="00000000">
        <w:rPr>
          <w:sz w:val="36.66666666666667"/>
          <w:szCs w:val="36.66666666666667"/>
          <w:vertAlign w:val="subscript"/>
        </w:rPr>
        <w:pict>
          <v:shape id="_x0000_i1036" style="width:68.25pt;height:15.05pt" o:ole="" type="#_x0000_t75">
            <v:imagedata r:id="rId81" o:title=""/>
          </v:shape>
          <o:OLEObject DrawAspect="Content" r:id="rId82" ObjectID="_1664260227" ProgID="Equation.DSMT4" ShapeID="_x0000_i1036" Type="Embed"/>
        </w:pict>
      </w:r>
      <w:r w:rsidDel="00000000" w:rsidR="00000000" w:rsidRPr="00000000">
        <w:rPr>
          <w:rtl w:val="0"/>
        </w:rPr>
        <w:t xml:space="preserve">). Campsite B is 20km from campsite C.    </w:t>
      </w:r>
    </w:p>
    <w:p w:rsidR="00000000" w:rsidDel="00000000" w:rsidP="00000000" w:rsidRDefault="00000000" w:rsidRPr="00000000" w14:paraId="00000237">
      <w:pPr>
        <w:tabs>
          <w:tab w:val="left" w:pos="709"/>
          <w:tab w:val="left" w:pos="1134"/>
        </w:tabs>
        <w:rPr/>
      </w:pPr>
      <w:r w:rsidDel="00000000" w:rsidR="00000000" w:rsidRPr="00000000">
        <w:rPr>
          <w:rtl w:val="0"/>
        </w:rPr>
        <w:t xml:space="preserve">Note: The diagram is not to scale.</w:t>
      </w:r>
    </w:p>
    <w:p w:rsidR="00000000" w:rsidDel="00000000" w:rsidP="00000000" w:rsidRDefault="00000000" w:rsidRPr="00000000" w14:paraId="00000238">
      <w:pPr>
        <w:tabs>
          <w:tab w:val="left" w:pos="709"/>
          <w:tab w:val="left" w:pos="1134"/>
        </w:tabs>
        <w:ind w:left="1080" w:firstLine="0"/>
        <w:rPr/>
      </w:pPr>
      <w:r w:rsidDel="00000000" w:rsidR="00000000" w:rsidRPr="00000000">
        <w:rPr>
          <w:rtl w:val="0"/>
        </w:rPr>
        <w:tab/>
        <w:tab/>
        <w:tab/>
        <w:tab/>
        <w:tab/>
        <w:tab/>
        <w:tab/>
        <w:tab/>
        <w:tab/>
        <w:tab/>
        <w:tab/>
        <w:tab/>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       B                                 15 km                  A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787400</wp:posOffset>
                </wp:positionH>
                <wp:positionV relativeFrom="paragraph">
                  <wp:posOffset>0</wp:posOffset>
                </wp:positionV>
                <wp:extent cx="2333721" cy="609831"/>
                <wp:effectExtent b="0" l="0" r="0" t="0"/>
                <wp:wrapNone/>
                <wp:docPr id="48" name=""/>
                <a:graphic>
                  <a:graphicData uri="http://schemas.microsoft.com/office/word/2010/wordprocessingShape">
                    <wps:wsp>
                      <wps:cNvCnPr/>
                      <wps:spPr>
                        <a:xfrm flipH="1" rot="-10320000">
                          <a:off x="4192838" y="3639586"/>
                          <a:ext cx="2306325" cy="280828"/>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787400</wp:posOffset>
                </wp:positionH>
                <wp:positionV relativeFrom="paragraph">
                  <wp:posOffset>0</wp:posOffset>
                </wp:positionV>
                <wp:extent cx="2333721" cy="609831"/>
                <wp:effectExtent b="0" l="0" r="0" t="0"/>
                <wp:wrapNone/>
                <wp:docPr id="48" name="image82.png"/>
                <a:graphic>
                  <a:graphicData uri="http://schemas.openxmlformats.org/drawingml/2006/picture">
                    <pic:pic>
                      <pic:nvPicPr>
                        <pic:cNvPr id="0" name="image82.png"/>
                        <pic:cNvPicPr preferRelativeResize="0"/>
                      </pic:nvPicPr>
                      <pic:blipFill>
                        <a:blip r:embed="rId102"/>
                        <a:srcRect/>
                        <a:stretch>
                          <a:fillRect/>
                        </a:stretch>
                      </pic:blipFill>
                      <pic:spPr>
                        <a:xfrm>
                          <a:off x="0" y="0"/>
                          <a:ext cx="2333721" cy="609831"/>
                        </a:xfrm>
                        <a:prstGeom prst="rect"/>
                        <a:ln/>
                      </pic:spPr>
                    </pic:pic>
                  </a:graphicData>
                </a:graphic>
              </wp:anchor>
            </w:drawing>
          </mc:Fallback>
        </mc:AlternateContent>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                                                                                                                                                                                                                           </w:t>
        <w:tab/>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2730500</wp:posOffset>
                </wp:positionH>
                <wp:positionV relativeFrom="paragraph">
                  <wp:posOffset>76200</wp:posOffset>
                </wp:positionV>
                <wp:extent cx="1220470" cy="1408986"/>
                <wp:effectExtent b="0" l="0" r="0" t="0"/>
                <wp:wrapNone/>
                <wp:docPr id="53" name=""/>
                <a:graphic>
                  <a:graphicData uri="http://schemas.microsoft.com/office/word/2010/wordprocessingShape">
                    <wps:wsp>
                      <wps:cNvCnPr/>
                      <wps:spPr>
                        <a:xfrm rot="1200000">
                          <a:off x="4916737" y="3193029"/>
                          <a:ext cx="858526" cy="1173942"/>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2730500</wp:posOffset>
                </wp:positionH>
                <wp:positionV relativeFrom="paragraph">
                  <wp:posOffset>76200</wp:posOffset>
                </wp:positionV>
                <wp:extent cx="1220470" cy="1408986"/>
                <wp:effectExtent b="0" l="0" r="0" t="0"/>
                <wp:wrapNone/>
                <wp:docPr id="53" name="image88.png"/>
                <a:graphic>
                  <a:graphicData uri="http://schemas.openxmlformats.org/drawingml/2006/picture">
                    <pic:pic>
                      <pic:nvPicPr>
                        <pic:cNvPr id="0" name="image88.png"/>
                        <pic:cNvPicPr preferRelativeResize="0"/>
                      </pic:nvPicPr>
                      <pic:blipFill>
                        <a:blip r:embed="rId103"/>
                        <a:srcRect/>
                        <a:stretch>
                          <a:fillRect/>
                        </a:stretch>
                      </pic:blipFill>
                      <pic:spPr>
                        <a:xfrm>
                          <a:off x="0" y="0"/>
                          <a:ext cx="1220470" cy="1408986"/>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762000</wp:posOffset>
                </wp:positionH>
                <wp:positionV relativeFrom="paragraph">
                  <wp:posOffset>25400</wp:posOffset>
                </wp:positionV>
                <wp:extent cx="2769658" cy="1448858"/>
                <wp:effectExtent b="0" l="0" r="0" t="0"/>
                <wp:wrapNone/>
                <wp:docPr id="51" name=""/>
                <a:graphic>
                  <a:graphicData uri="http://schemas.microsoft.com/office/word/2010/wordprocessingShape">
                    <wps:wsp>
                      <wps:cNvCnPr/>
                      <wps:spPr>
                        <a:xfrm>
                          <a:off x="3965934" y="3060334"/>
                          <a:ext cx="2760133" cy="1439333"/>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762000</wp:posOffset>
                </wp:positionH>
                <wp:positionV relativeFrom="paragraph">
                  <wp:posOffset>25400</wp:posOffset>
                </wp:positionV>
                <wp:extent cx="2769658" cy="1448858"/>
                <wp:effectExtent b="0" l="0" r="0" t="0"/>
                <wp:wrapNone/>
                <wp:docPr id="51" name="image86.png"/>
                <a:graphic>
                  <a:graphicData uri="http://schemas.openxmlformats.org/drawingml/2006/picture">
                    <pic:pic>
                      <pic:nvPicPr>
                        <pic:cNvPr id="0" name="image86.png"/>
                        <pic:cNvPicPr preferRelativeResize="0"/>
                      </pic:nvPicPr>
                      <pic:blipFill>
                        <a:blip r:embed="rId104"/>
                        <a:srcRect/>
                        <a:stretch>
                          <a:fillRect/>
                        </a:stretch>
                      </pic:blipFill>
                      <pic:spPr>
                        <a:xfrm>
                          <a:off x="0" y="0"/>
                          <a:ext cx="2769658" cy="1448858"/>
                        </a:xfrm>
                        <a:prstGeom prst="rect"/>
                        <a:ln/>
                      </pic:spPr>
                    </pic:pic>
                  </a:graphicData>
                </a:graphic>
              </wp:anchor>
            </w:drawing>
          </mc:Fallback>
        </mc:AlternateContent>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ab/>
        <w:tab/>
        <w:tab/>
        <w:t xml:space="preserve">     </w:t>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ab/>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 xml:space="preserve">    </w:t>
        <w:tab/>
        <w:t xml:space="preserve">       20 km</w:t>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ab/>
        <w:tab/>
        <w:tab/>
        <w:tab/>
        <w:t xml:space="preserve">      </w:t>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ab/>
        <w:tab/>
        <w:t xml:space="preserve">                                                      </w:t>
        <w:tab/>
        <w:t xml:space="preserve">     </w:t>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ab/>
        <w:tab/>
        <w:t xml:space="preserve">    </w:t>
        <w:tab/>
        <w:tab/>
        <w:tab/>
        <w:t xml:space="preserve">           C</w:t>
        <w:tab/>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43">
      <w:pPr>
        <w:tabs>
          <w:tab w:val="left" w:pos="709"/>
          <w:tab w:val="left" w:pos="1134"/>
        </w:tabs>
        <w:rPr/>
      </w:pPr>
      <w:r w:rsidDel="00000000" w:rsidR="00000000" w:rsidRPr="00000000">
        <w:rPr>
          <w:rtl w:val="0"/>
        </w:rPr>
      </w:r>
    </w:p>
    <w:p w:rsidR="00000000" w:rsidDel="00000000" w:rsidP="00000000" w:rsidRDefault="00000000" w:rsidRPr="00000000" w14:paraId="00000244">
      <w:pPr>
        <w:tabs>
          <w:tab w:val="left" w:pos="1134"/>
        </w:tabs>
        <w:spacing w:after="200" w:line="276" w:lineRule="auto"/>
        <w:rPr/>
      </w:pPr>
      <w:r w:rsidDel="00000000" w:rsidR="00000000" w:rsidRPr="00000000">
        <w:rPr>
          <w:rtl w:val="0"/>
        </w:rPr>
        <w:t xml:space="preserve">Calculate the area of the search to the nearest square kilometre.                           </w:t>
      </w:r>
    </w:p>
    <w:p w:rsidR="00000000" w:rsidDel="00000000" w:rsidP="00000000" w:rsidRDefault="00000000" w:rsidRPr="00000000" w14:paraId="00000245">
      <w:pPr>
        <w:tabs>
          <w:tab w:val="right" w:pos="9356"/>
        </w:tabs>
        <w:rPr/>
      </w:pPr>
      <w:r w:rsidDel="00000000" w:rsidR="00000000" w:rsidRPr="00000000">
        <w:rPr/>
        <w:drawing>
          <wp:inline distB="0" distT="0" distL="0" distR="0">
            <wp:extent cx="5369244" cy="4620087"/>
            <wp:effectExtent b="0" l="0" r="0" t="0"/>
            <wp:docPr id="58" name="image77.png"/>
            <a:graphic>
              <a:graphicData uri="http://schemas.openxmlformats.org/drawingml/2006/picture">
                <pic:pic>
                  <pic:nvPicPr>
                    <pic:cNvPr id="0" name="image77.png"/>
                    <pic:cNvPicPr preferRelativeResize="0"/>
                  </pic:nvPicPr>
                  <pic:blipFill>
                    <a:blip r:embed="rId105"/>
                    <a:srcRect b="0" l="0" r="0" t="0"/>
                    <a:stretch>
                      <a:fillRect/>
                    </a:stretch>
                  </pic:blipFill>
                  <pic:spPr>
                    <a:xfrm>
                      <a:off x="0" y="0"/>
                      <a:ext cx="5369244" cy="4620087"/>
                    </a:xfrm>
                    <a:prstGeom prst="rect"/>
                    <a:ln/>
                  </pic:spPr>
                </pic:pic>
              </a:graphicData>
            </a:graphic>
          </wp:inline>
        </w:drawing>
      </w:r>
      <w:r w:rsidDel="00000000" w:rsidR="00000000" w:rsidRPr="00000000">
        <w:rPr>
          <w:rtl w:val="0"/>
        </w:rPr>
        <w:tab/>
      </w:r>
    </w:p>
    <w:p w:rsidR="00000000" w:rsidDel="00000000" w:rsidP="00000000" w:rsidRDefault="00000000" w:rsidRPr="00000000" w14:paraId="00000246">
      <w:pPr>
        <w:ind w:left="720" w:hanging="720"/>
        <w:rPr/>
      </w:pPr>
      <w:r w:rsidDel="00000000" w:rsidR="00000000" w:rsidRPr="00000000">
        <w:br w:type="page"/>
      </w:r>
      <w:r w:rsidDel="00000000" w:rsidR="00000000" w:rsidRPr="00000000">
        <w:rPr>
          <w:rtl w:val="0"/>
        </w:rPr>
      </w:r>
    </w:p>
    <w:p w:rsidR="00000000" w:rsidDel="00000000" w:rsidP="00000000" w:rsidRDefault="00000000" w:rsidRPr="00000000" w14:paraId="00000247">
      <w:pPr>
        <w:tabs>
          <w:tab w:val="right" w:pos="9356"/>
        </w:tabs>
        <w:spacing w:line="276" w:lineRule="auto"/>
        <w:rPr>
          <w:b w:val="1"/>
        </w:rPr>
      </w:pPr>
      <w:r w:rsidDel="00000000" w:rsidR="00000000" w:rsidRPr="00000000">
        <w:rPr>
          <w:b w:val="1"/>
          <w:rtl w:val="0"/>
        </w:rPr>
        <w:t xml:space="preserve">Question 22 (1.3.11, 1.3.13)</w:t>
        <w:tab/>
        <w:t xml:space="preserve">         (2, 2, 2, 2 = 8 marks)</w:t>
      </w:r>
    </w:p>
    <w:p w:rsidR="00000000" w:rsidDel="00000000" w:rsidP="00000000" w:rsidRDefault="00000000" w:rsidRPr="00000000" w14:paraId="00000248">
      <w:pPr>
        <w:tabs>
          <w:tab w:val="right" w:pos="9356"/>
        </w:tabs>
        <w:spacing w:before="240" w:line="276" w:lineRule="auto"/>
        <w:rPr/>
      </w:pPr>
      <w:r w:rsidDel="00000000" w:rsidR="00000000" w:rsidRPr="00000000">
        <w:rPr>
          <w:rtl w:val="0"/>
        </w:rPr>
        <w:t xml:space="preserve">There are 250 Year 11 students at Perth Modern School where 205 students study </w:t>
      </w:r>
      <m:oMath>
        <m:r>
          <w:rPr>
            <w:rFonts w:ascii="Cambria Math" w:cs="Cambria Math" w:eastAsia="Cambria Math" w:hAnsi="Cambria Math"/>
          </w:rPr>
          <m:t xml:space="preserve">Mathematics Methods, 125 study Chemistry. Also, 91 study both Mathematics Methods and</m:t>
        </m:r>
      </m:oMath>
      <w:r w:rsidDel="00000000" w:rsidR="00000000" w:rsidRPr="00000000">
        <w:rPr>
          <w:rtl w:val="0"/>
        </w:rPr>
        <w:t xml:space="preserve"> Chemistry.</w:t>
      </w:r>
    </w:p>
    <w:p w:rsidR="00000000" w:rsidDel="00000000" w:rsidP="00000000" w:rsidRDefault="00000000" w:rsidRPr="00000000" w14:paraId="00000249">
      <w:pPr>
        <w:tabs>
          <w:tab w:val="right" w:pos="9356"/>
        </w:tabs>
        <w:spacing w:line="276" w:lineRule="auto"/>
        <w:rPr/>
      </w:pPr>
      <w:r w:rsidDel="00000000" w:rsidR="00000000" w:rsidRPr="00000000">
        <w:rPr>
          <w:rtl w:val="0"/>
        </w:rPr>
      </w:r>
    </w:p>
    <w:p w:rsidR="00000000" w:rsidDel="00000000" w:rsidP="00000000" w:rsidRDefault="00000000" w:rsidRPr="00000000" w14:paraId="0000024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right" w:pos="9356"/>
        </w:tabs>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Represent this information in a completed Venn diagram.</w:t>
        <w:tab/>
      </w:r>
    </w:p>
    <w:tbl>
      <w:tblPr>
        <w:tblStyle w:val="Table13"/>
        <w:tblW w:w="651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516"/>
        <w:tblGridChange w:id="0">
          <w:tblGrid>
            <w:gridCol w:w="6516"/>
          </w:tblGrid>
        </w:tblGridChange>
      </w:tblGrid>
      <w:tr>
        <w:trPr>
          <w:cantSplit w:val="0"/>
          <w:trHeight w:val="242" w:hRule="atLeast"/>
          <w:tblHeader w:val="0"/>
        </w:trPr>
        <w:tc>
          <w:tcPr>
            <w:tcBorders>
              <w:top w:color="000000" w:space="0" w:sz="4" w:val="single"/>
              <w:left w:color="000000" w:space="0" w:sz="4" w:val="single"/>
              <w:bottom w:color="000000" w:space="0" w:sz="4" w:val="single"/>
              <w:right w:color="000000" w:space="0" w:sz="4" w:val="single"/>
            </w:tcBorders>
            <w:shd w:fill="eeece1" w:val="clear"/>
            <w:vAlign w:val="center"/>
          </w:tcPr>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center"/>
              <w:rPr>
                <w:rFonts w:ascii="Arial" w:cs="Arial" w:eastAsia="Arial" w:hAnsi="Arial"/>
                <w:b w:val="1"/>
                <w:i w:val="0"/>
                <w:smallCaps w:val="0"/>
                <w:strike w:val="0"/>
                <w:color w:val="ff0000"/>
                <w:sz w:val="22"/>
                <w:szCs w:val="22"/>
                <w:u w:val="none"/>
                <w:shd w:fill="auto" w:val="clear"/>
                <w:vertAlign w:val="subscript"/>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Solution</w:t>
            </w:r>
            <w:r w:rsidDel="00000000" w:rsidR="00000000" w:rsidRPr="00000000">
              <w:rPr>
                <w:rtl w:val="0"/>
              </w:rPr>
            </w:r>
          </w:p>
        </w:tc>
      </w:tr>
      <w:tr>
        <w:trPr>
          <w:cantSplit w:val="0"/>
          <w:trHeight w:val="242"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b w:val="0"/>
                <w:i w:val="0"/>
                <w:smallCaps w:val="0"/>
                <w:strike w:val="0"/>
                <w:color w:val="ff0000"/>
                <w:sz w:val="22"/>
                <w:szCs w:val="22"/>
                <w:u w:val="none"/>
                <w:shd w:fill="auto" w:val="clear"/>
                <w:vertAlign w:val="subscript"/>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2281176" cy="1220667"/>
                  <wp:effectExtent b="0" l="0" r="0" t="0"/>
                  <wp:docPr id="59" name="image74.png"/>
                  <a:graphic>
                    <a:graphicData uri="http://schemas.openxmlformats.org/drawingml/2006/picture">
                      <pic:pic>
                        <pic:nvPicPr>
                          <pic:cNvPr id="0" name="image74.png"/>
                          <pic:cNvPicPr preferRelativeResize="0"/>
                        </pic:nvPicPr>
                        <pic:blipFill>
                          <a:blip r:embed="rId106"/>
                          <a:srcRect b="0" l="0" r="0" t="0"/>
                          <a:stretch>
                            <a:fillRect/>
                          </a:stretch>
                        </pic:blipFill>
                        <pic:spPr>
                          <a:xfrm>
                            <a:off x="0" y="0"/>
                            <a:ext cx="2281176" cy="1220667"/>
                          </a:xfrm>
                          <a:prstGeom prst="rect"/>
                          <a:ln/>
                        </pic:spPr>
                      </pic:pic>
                    </a:graphicData>
                  </a:graphic>
                </wp:inline>
              </w:drawing>
            </w:r>
            <w:r w:rsidDel="00000000" w:rsidR="00000000" w:rsidRPr="00000000">
              <w:rPr>
                <w:rtl w:val="0"/>
              </w:rPr>
            </w:r>
          </w:p>
        </w:tc>
      </w:tr>
      <w:tr>
        <w:trPr>
          <w:cantSplit w:val="0"/>
          <w:trHeight w:val="242" w:hRule="atLeast"/>
          <w:tblHeader w:val="0"/>
        </w:trPr>
        <w:tc>
          <w:tcPr>
            <w:tcBorders>
              <w:top w:color="000000" w:space="0" w:sz="4" w:val="single"/>
              <w:left w:color="000000" w:space="0" w:sz="4" w:val="single"/>
              <w:bottom w:color="000000" w:space="0" w:sz="4" w:val="single"/>
              <w:right w:color="000000" w:space="0" w:sz="4" w:val="single"/>
            </w:tcBorders>
            <w:shd w:fill="eeece1" w:val="clear"/>
            <w:vAlign w:val="center"/>
          </w:tcPr>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center"/>
              <w:rPr>
                <w:rFonts w:ascii="Arial" w:cs="Arial" w:eastAsia="Arial" w:hAnsi="Arial"/>
                <w:b w:val="1"/>
                <w:i w:val="0"/>
                <w:smallCaps w:val="0"/>
                <w:strike w:val="0"/>
                <w:color w:val="ff0000"/>
                <w:sz w:val="22"/>
                <w:szCs w:val="22"/>
                <w:u w:val="none"/>
                <w:shd w:fill="auto" w:val="clear"/>
                <w:vertAlign w:val="subscript"/>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Specific Behaviours</w:t>
            </w:r>
            <w:r w:rsidDel="00000000" w:rsidR="00000000" w:rsidRPr="00000000">
              <w:rPr>
                <w:rtl w:val="0"/>
              </w:rPr>
            </w:r>
          </w:p>
        </w:tc>
      </w:tr>
      <w:tr>
        <w:trPr>
          <w:cantSplit w:val="0"/>
          <w:trHeight w:val="23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4E">
            <w:pPr>
              <w:rPr>
                <w:color w:val="ff0000"/>
              </w:rPr>
            </w:pPr>
            <w:sdt>
              <w:sdtPr>
                <w:tag w:val="goog_rdk_5"/>
              </w:sdtPr>
              <w:sdtContent>
                <w:r w:rsidDel="00000000" w:rsidR="00000000" w:rsidRPr="00000000">
                  <w:rPr>
                    <w:rFonts w:ascii="Arial Unicode MS" w:cs="Arial Unicode MS" w:eastAsia="Arial Unicode MS" w:hAnsi="Arial Unicode MS"/>
                    <w:color w:val="ff0000"/>
                    <w:rtl w:val="0"/>
                  </w:rPr>
                  <w:t xml:space="preserve">✔ Venn has a universe and 4 fields completed. </w:t>
                </w:r>
              </w:sdtContent>
            </w:sdt>
          </w:p>
          <w:p w:rsidR="00000000" w:rsidDel="00000000" w:rsidP="00000000" w:rsidRDefault="00000000" w:rsidRPr="00000000" w14:paraId="0000024F">
            <w:pPr>
              <w:rPr>
                <w:color w:val="ff0000"/>
              </w:rPr>
            </w:pPr>
            <w:sdt>
              <w:sdtPr>
                <w:tag w:val="goog_rdk_6"/>
              </w:sdtPr>
              <w:sdtContent>
                <w:r w:rsidDel="00000000" w:rsidR="00000000" w:rsidRPr="00000000">
                  <w:rPr>
                    <w:rFonts w:ascii="Arial Unicode MS" w:cs="Arial Unicode MS" w:eastAsia="Arial Unicode MS" w:hAnsi="Arial Unicode MS"/>
                    <w:color w:val="ff0000"/>
                    <w:rtl w:val="0"/>
                  </w:rPr>
                  <w:t xml:space="preserve">✔ correct numbers.</w:t>
                </w:r>
              </w:sdtContent>
            </w:sdt>
          </w:p>
        </w:tc>
      </w:tr>
    </w:tbl>
    <w:p w:rsidR="00000000" w:rsidDel="00000000" w:rsidP="00000000" w:rsidRDefault="00000000" w:rsidRPr="00000000" w14:paraId="00000250">
      <w:pPr>
        <w:tabs>
          <w:tab w:val="right" w:pos="9356"/>
        </w:tabs>
        <w:spacing w:line="276" w:lineRule="auto"/>
        <w:rPr/>
      </w:pPr>
      <w:r w:rsidDel="00000000" w:rsidR="00000000" w:rsidRPr="00000000">
        <w:rPr>
          <w:rtl w:val="0"/>
        </w:rPr>
      </w:r>
    </w:p>
    <w:p w:rsidR="00000000" w:rsidDel="00000000" w:rsidP="00000000" w:rsidRDefault="00000000" w:rsidRPr="00000000" w14:paraId="0000025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right" w:pos="9356"/>
        </w:tabs>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the probability that a student in Year 11 studies neither Mathematics Methods nor Chemistry?  </w:t>
      </w:r>
    </w:p>
    <w:tbl>
      <w:tblPr>
        <w:tblStyle w:val="Table14"/>
        <w:tblW w:w="651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516"/>
        <w:tblGridChange w:id="0">
          <w:tblGrid>
            <w:gridCol w:w="6516"/>
          </w:tblGrid>
        </w:tblGridChange>
      </w:tblGrid>
      <w:tr>
        <w:trPr>
          <w:cantSplit w:val="0"/>
          <w:trHeight w:val="242" w:hRule="atLeast"/>
          <w:tblHeader w:val="0"/>
        </w:trPr>
        <w:tc>
          <w:tcPr>
            <w:tcBorders>
              <w:top w:color="000000" w:space="0" w:sz="4" w:val="single"/>
              <w:left w:color="000000" w:space="0" w:sz="4" w:val="single"/>
              <w:bottom w:color="000000" w:space="0" w:sz="4" w:val="single"/>
              <w:right w:color="000000" w:space="0" w:sz="4" w:val="single"/>
            </w:tcBorders>
            <w:shd w:fill="eeece1" w:val="clear"/>
            <w:vAlign w:val="center"/>
          </w:tcPr>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center"/>
              <w:rPr>
                <w:rFonts w:ascii="Arial" w:cs="Arial" w:eastAsia="Arial" w:hAnsi="Arial"/>
                <w:b w:val="1"/>
                <w:i w:val="0"/>
                <w:smallCaps w:val="0"/>
                <w:strike w:val="0"/>
                <w:color w:val="ff0000"/>
                <w:sz w:val="22"/>
                <w:szCs w:val="22"/>
                <w:u w:val="none"/>
                <w:shd w:fill="auto" w:val="clear"/>
                <w:vertAlign w:val="subscript"/>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Solution</w:t>
            </w:r>
            <w:r w:rsidDel="00000000" w:rsidR="00000000" w:rsidRPr="00000000">
              <w:rPr>
                <w:rtl w:val="0"/>
              </w:rPr>
            </w:r>
          </w:p>
        </w:tc>
      </w:tr>
      <w:tr>
        <w:trPr>
          <w:cantSplit w:val="0"/>
          <w:trHeight w:val="242"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b w:val="0"/>
                <w:i w:val="0"/>
                <w:smallCaps w:val="0"/>
                <w:strike w:val="0"/>
                <w:color w:val="ff0000"/>
                <w:sz w:val="22"/>
                <w:szCs w:val="22"/>
                <w:u w:val="none"/>
                <w:shd w:fill="auto" w:val="clear"/>
                <w:vertAlign w:val="subscript"/>
              </w:rPr>
            </w:pPr>
            <w:r w:rsidDel="00000000" w:rsidR="00000000" w:rsidRPr="00000000">
              <w:rPr>
                <w:rtl w:val="0"/>
              </w:rPr>
            </w:r>
          </w:p>
          <w:p w:rsidR="00000000" w:rsidDel="00000000" w:rsidP="00000000" w:rsidRDefault="00000000" w:rsidRPr="00000000" w14:paraId="00000254">
            <w:pPr>
              <w:jc w:val="center"/>
              <w:rPr>
                <w:rFonts w:ascii="Cambria Math" w:cs="Cambria Math" w:eastAsia="Cambria Math" w:hAnsi="Cambria Math"/>
                <w:b w:val="0"/>
                <w:i w:val="0"/>
                <w:smallCaps w:val="0"/>
                <w:strike w:val="0"/>
                <w:color w:val="ff0000"/>
                <w:sz w:val="22"/>
                <w:szCs w:val="22"/>
                <w:u w:val="none"/>
                <w:shd w:fill="auto" w:val="clear"/>
                <w:vertAlign w:val="subscript"/>
              </w:rPr>
            </w:pPr>
            <m:oMath>
              <m:r>
                <w:rPr>
                  <w:rFonts w:ascii="Cambria Math" w:cs="Cambria Math" w:eastAsia="Cambria Math" w:hAnsi="Cambria Math"/>
                  <w:b w:val="0"/>
                  <w:i w:val="0"/>
                  <w:smallCaps w:val="0"/>
                  <w:strike w:val="0"/>
                  <w:color w:val="ff0000"/>
                  <w:sz w:val="22"/>
                  <w:szCs w:val="22"/>
                  <w:u w:val="none"/>
                  <w:shd w:fill="auto" w:val="clear"/>
                  <w:vertAlign w:val="subscript"/>
                </w:rPr>
                <m:t xml:space="preserve">P(</m:t>
              </m:r>
              <m:bar>
                <m:barPr>
                  <m:pos/>
                  <m:ctrlPr>
                    <w:rPr>
                      <w:rFonts w:ascii="Cambria Math" w:cs="Cambria Math" w:eastAsia="Cambria Math" w:hAnsi="Cambria Math"/>
                      <w:b w:val="0"/>
                      <w:i w:val="0"/>
                      <w:smallCaps w:val="0"/>
                      <w:strike w:val="0"/>
                      <w:color w:val="ff0000"/>
                      <w:sz w:val="22"/>
                      <w:szCs w:val="22"/>
                      <w:u w:val="none"/>
                      <w:shd w:fill="auto" w:val="clear"/>
                      <w:vertAlign w:val="subscript"/>
                    </w:rPr>
                  </m:ctrlPr>
                </m:barPr>
                <m:e>
                  <m:r>
                    <w:rPr>
                      <w:rFonts w:ascii="Cambria Math" w:cs="Cambria Math" w:eastAsia="Cambria Math" w:hAnsi="Cambria Math"/>
                      <w:b w:val="0"/>
                      <w:i w:val="0"/>
                      <w:smallCaps w:val="0"/>
                      <w:strike w:val="0"/>
                      <w:color w:val="ff0000"/>
                      <w:sz w:val="22"/>
                      <w:szCs w:val="22"/>
                      <w:u w:val="none"/>
                      <w:shd w:fill="auto" w:val="clear"/>
                      <w:vertAlign w:val="subscript"/>
                    </w:rPr>
                    <m:t xml:space="preserve">M∪C</m:t>
                  </m:r>
                </m:e>
              </m:bar>
              <m:r>
                <w:rPr>
                  <w:rFonts w:ascii="Cambria Math" w:cs="Cambria Math" w:eastAsia="Cambria Math" w:hAnsi="Cambria Math"/>
                  <w:b w:val="0"/>
                  <w:i w:val="0"/>
                  <w:smallCaps w:val="0"/>
                  <w:strike w:val="0"/>
                  <w:color w:val="ff0000"/>
                  <w:sz w:val="22"/>
                  <w:szCs w:val="22"/>
                  <w:u w:val="none"/>
                  <w:shd w:fill="auto" w:val="clear"/>
                  <w:vertAlign w:val="subscript"/>
                </w:rPr>
                <m:t xml:space="preserve">)=</m:t>
              </m:r>
              <m:f>
                <m:fPr>
                  <m:ctrlPr>
                    <w:rPr>
                      <w:rFonts w:ascii="Cambria Math" w:cs="Cambria Math" w:eastAsia="Cambria Math" w:hAnsi="Cambria Math"/>
                      <w:b w:val="0"/>
                      <w:i w:val="0"/>
                      <w:smallCaps w:val="0"/>
                      <w:strike w:val="0"/>
                      <w:color w:val="ff0000"/>
                      <w:sz w:val="22"/>
                      <w:szCs w:val="22"/>
                      <w:u w:val="none"/>
                      <w:shd w:fill="auto" w:val="clear"/>
                      <w:vertAlign w:val="subscript"/>
                    </w:rPr>
                  </m:ctrlPr>
                </m:fPr>
                <m:num>
                  <m:r>
                    <w:rPr>
                      <w:rFonts w:ascii="Cambria Math" w:cs="Cambria Math" w:eastAsia="Cambria Math" w:hAnsi="Cambria Math"/>
                      <w:b w:val="0"/>
                      <w:i w:val="0"/>
                      <w:smallCaps w:val="0"/>
                      <w:strike w:val="0"/>
                      <w:color w:val="ff0000"/>
                      <w:sz w:val="22"/>
                      <w:szCs w:val="22"/>
                      <w:u w:val="none"/>
                      <w:shd w:fill="auto" w:val="clear"/>
                      <w:vertAlign w:val="subscript"/>
                    </w:rPr>
                    <m:t xml:space="preserve">11</m:t>
                  </m:r>
                </m:num>
                <m:den>
                  <m:r>
                    <w:rPr>
                      <w:rFonts w:ascii="Cambria Math" w:cs="Cambria Math" w:eastAsia="Cambria Math" w:hAnsi="Cambria Math"/>
                      <w:b w:val="0"/>
                      <w:i w:val="0"/>
                      <w:smallCaps w:val="0"/>
                      <w:strike w:val="0"/>
                      <w:color w:val="ff0000"/>
                      <w:sz w:val="22"/>
                      <w:szCs w:val="22"/>
                      <w:u w:val="none"/>
                      <w:shd w:fill="auto" w:val="clear"/>
                      <w:vertAlign w:val="subscript"/>
                    </w:rPr>
                    <m:t xml:space="preserve">250</m:t>
                  </m:r>
                </m:den>
              </m:f>
            </m:oMath>
            <w:r w:rsidDel="00000000" w:rsidR="00000000" w:rsidRPr="00000000">
              <w:rPr>
                <w:rtl w:val="0"/>
              </w:rPr>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b w:val="0"/>
                <w:i w:val="0"/>
                <w:smallCaps w:val="0"/>
                <w:strike w:val="0"/>
                <w:color w:val="ff0000"/>
                <w:sz w:val="22"/>
                <w:szCs w:val="22"/>
                <w:u w:val="none"/>
                <w:shd w:fill="auto" w:val="clear"/>
                <w:vertAlign w:val="subscript"/>
              </w:rPr>
            </w:pPr>
            <w:r w:rsidDel="00000000" w:rsidR="00000000" w:rsidRPr="00000000">
              <w:rPr>
                <w:rtl w:val="0"/>
              </w:rPr>
            </w:r>
          </w:p>
        </w:tc>
      </w:tr>
      <w:tr>
        <w:trPr>
          <w:cantSplit w:val="0"/>
          <w:trHeight w:val="242" w:hRule="atLeast"/>
          <w:tblHeader w:val="0"/>
        </w:trPr>
        <w:tc>
          <w:tcPr>
            <w:tcBorders>
              <w:top w:color="000000" w:space="0" w:sz="4" w:val="single"/>
              <w:left w:color="000000" w:space="0" w:sz="4" w:val="single"/>
              <w:bottom w:color="000000" w:space="0" w:sz="4" w:val="single"/>
              <w:right w:color="000000" w:space="0" w:sz="4" w:val="single"/>
            </w:tcBorders>
            <w:shd w:fill="eeece1" w:val="clear"/>
            <w:vAlign w:val="center"/>
          </w:tcPr>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center"/>
              <w:rPr>
                <w:rFonts w:ascii="Arial" w:cs="Arial" w:eastAsia="Arial" w:hAnsi="Arial"/>
                <w:b w:val="1"/>
                <w:i w:val="0"/>
                <w:smallCaps w:val="0"/>
                <w:strike w:val="0"/>
                <w:color w:val="ff0000"/>
                <w:sz w:val="22"/>
                <w:szCs w:val="22"/>
                <w:u w:val="none"/>
                <w:shd w:fill="auto" w:val="clear"/>
                <w:vertAlign w:val="subscript"/>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Specific Behaviours</w:t>
            </w:r>
            <w:r w:rsidDel="00000000" w:rsidR="00000000" w:rsidRPr="00000000">
              <w:rPr>
                <w:rtl w:val="0"/>
              </w:rPr>
            </w:r>
          </w:p>
        </w:tc>
      </w:tr>
      <w:tr>
        <w:trPr>
          <w:cantSplit w:val="0"/>
          <w:trHeight w:val="23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57">
            <w:pPr>
              <w:rPr>
                <w:color w:val="ff0000"/>
              </w:rPr>
            </w:pPr>
            <w:sdt>
              <w:sdtPr>
                <w:tag w:val="goog_rdk_7"/>
              </w:sdtPr>
              <w:sdtContent>
                <w:r w:rsidDel="00000000" w:rsidR="00000000" w:rsidRPr="00000000">
                  <w:rPr>
                    <w:rFonts w:ascii="Arial Unicode MS" w:cs="Arial Unicode MS" w:eastAsia="Arial Unicode MS" w:hAnsi="Arial Unicode MS"/>
                    <w:color w:val="ff0000"/>
                    <w:rtl w:val="0"/>
                  </w:rPr>
                  <w:t xml:space="preserve">✔ correct numerator</w:t>
                </w:r>
              </w:sdtContent>
            </w:sdt>
          </w:p>
          <w:p w:rsidR="00000000" w:rsidDel="00000000" w:rsidP="00000000" w:rsidRDefault="00000000" w:rsidRPr="00000000" w14:paraId="00000258">
            <w:pPr>
              <w:rPr>
                <w:color w:val="ff0000"/>
              </w:rPr>
            </w:pPr>
            <w:sdt>
              <w:sdtPr>
                <w:tag w:val="goog_rdk_8"/>
              </w:sdtPr>
              <w:sdtContent>
                <w:r w:rsidDel="00000000" w:rsidR="00000000" w:rsidRPr="00000000">
                  <w:rPr>
                    <w:rFonts w:ascii="Arial Unicode MS" w:cs="Arial Unicode MS" w:eastAsia="Arial Unicode MS" w:hAnsi="Arial Unicode MS"/>
                    <w:color w:val="ff0000"/>
                    <w:rtl w:val="0"/>
                  </w:rPr>
                  <w:t xml:space="preserve">✔ correct denominator </w:t>
                </w:r>
              </w:sdtContent>
            </w:sdt>
          </w:p>
        </w:tc>
      </w:tr>
    </w:tbl>
    <w:p w:rsidR="00000000" w:rsidDel="00000000" w:rsidP="00000000" w:rsidRDefault="00000000" w:rsidRPr="00000000" w14:paraId="00000259">
      <w:pPr>
        <w:tabs>
          <w:tab w:val="right" w:pos="9356"/>
        </w:tabs>
        <w:spacing w:line="276" w:lineRule="auto"/>
        <w:rPr/>
      </w:pPr>
      <w:r w:rsidDel="00000000" w:rsidR="00000000" w:rsidRPr="00000000">
        <w:rPr>
          <w:rtl w:val="0"/>
        </w:rPr>
      </w:r>
    </w:p>
    <w:p w:rsidR="00000000" w:rsidDel="00000000" w:rsidP="00000000" w:rsidRDefault="00000000" w:rsidRPr="00000000" w14:paraId="0000025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right" w:pos="9356"/>
        </w:tabs>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Given that a student in Year 11 studies Mathematics Methods, what is the probability that they also study Chemistry?</w:t>
        <w:tab/>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6"/>
        </w:tabs>
        <w:spacing w:after="0" w:before="0" w:line="276"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5"/>
        <w:tblW w:w="651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516"/>
        <w:tblGridChange w:id="0">
          <w:tblGrid>
            <w:gridCol w:w="6516"/>
          </w:tblGrid>
        </w:tblGridChange>
      </w:tblGrid>
      <w:tr>
        <w:trPr>
          <w:cantSplit w:val="0"/>
          <w:trHeight w:val="242" w:hRule="atLeast"/>
          <w:tblHeader w:val="0"/>
        </w:trPr>
        <w:tc>
          <w:tcPr>
            <w:tcBorders>
              <w:top w:color="000000" w:space="0" w:sz="4" w:val="single"/>
              <w:left w:color="000000" w:space="0" w:sz="4" w:val="single"/>
              <w:bottom w:color="000000" w:space="0" w:sz="4" w:val="single"/>
              <w:right w:color="000000" w:space="0" w:sz="4" w:val="single"/>
            </w:tcBorders>
            <w:shd w:fill="eeece1" w:val="clear"/>
            <w:vAlign w:val="center"/>
          </w:tcPr>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center"/>
              <w:rPr>
                <w:rFonts w:ascii="Arial" w:cs="Arial" w:eastAsia="Arial" w:hAnsi="Arial"/>
                <w:b w:val="1"/>
                <w:i w:val="0"/>
                <w:smallCaps w:val="0"/>
                <w:strike w:val="0"/>
                <w:color w:val="ff0000"/>
                <w:sz w:val="22"/>
                <w:szCs w:val="22"/>
                <w:u w:val="none"/>
                <w:shd w:fill="auto" w:val="clear"/>
                <w:vertAlign w:val="subscript"/>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Solution</w:t>
            </w:r>
            <w:r w:rsidDel="00000000" w:rsidR="00000000" w:rsidRPr="00000000">
              <w:rPr>
                <w:rtl w:val="0"/>
              </w:rPr>
            </w:r>
          </w:p>
        </w:tc>
      </w:tr>
      <w:tr>
        <w:trPr>
          <w:cantSplit w:val="0"/>
          <w:trHeight w:val="242"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b w:val="0"/>
                <w:i w:val="0"/>
                <w:smallCaps w:val="0"/>
                <w:strike w:val="0"/>
                <w:color w:val="ff0000"/>
                <w:sz w:val="22"/>
                <w:szCs w:val="22"/>
                <w:u w:val="none"/>
                <w:shd w:fill="auto" w:val="clear"/>
                <w:vertAlign w:val="subscript"/>
              </w:rPr>
            </w:pPr>
            <w:r w:rsidDel="00000000" w:rsidR="00000000" w:rsidRPr="00000000">
              <w:rPr>
                <w:rtl w:val="0"/>
              </w:rPr>
            </w:r>
          </w:p>
          <w:p w:rsidR="00000000" w:rsidDel="00000000" w:rsidP="00000000" w:rsidRDefault="00000000" w:rsidRPr="00000000" w14:paraId="0000025E">
            <w:pPr>
              <w:jc w:val="center"/>
              <w:rPr>
                <w:rFonts w:ascii="Cambria Math" w:cs="Cambria Math" w:eastAsia="Cambria Math" w:hAnsi="Cambria Math"/>
                <w:b w:val="0"/>
                <w:i w:val="0"/>
                <w:smallCaps w:val="0"/>
                <w:strike w:val="0"/>
                <w:color w:val="ff0000"/>
                <w:sz w:val="22"/>
                <w:szCs w:val="22"/>
                <w:u w:val="none"/>
                <w:shd w:fill="auto" w:val="clear"/>
                <w:vertAlign w:val="subscript"/>
              </w:rPr>
            </w:pPr>
            <m:oMath>
              <m:r>
                <w:rPr>
                  <w:rFonts w:ascii="Cambria Math" w:cs="Cambria Math" w:eastAsia="Cambria Math" w:hAnsi="Cambria Math"/>
                  <w:b w:val="0"/>
                  <w:i w:val="0"/>
                  <w:smallCaps w:val="0"/>
                  <w:strike w:val="0"/>
                  <w:color w:val="ff0000"/>
                  <w:sz w:val="22"/>
                  <w:szCs w:val="22"/>
                  <w:u w:val="none"/>
                  <w:shd w:fill="auto" w:val="clear"/>
                  <w:vertAlign w:val="subscript"/>
                </w:rPr>
                <m:t xml:space="preserve">P</m:t>
              </m:r>
              <m:d>
                <m:dPr>
                  <m:begChr m:val="("/>
                  <m:endChr m:val=")"/>
                  <m:ctrlPr>
                    <w:rPr>
                      <w:rFonts w:ascii="Cambria Math" w:cs="Cambria Math" w:eastAsia="Cambria Math" w:hAnsi="Cambria Math"/>
                      <w:b w:val="0"/>
                      <w:i w:val="0"/>
                      <w:smallCaps w:val="0"/>
                      <w:strike w:val="0"/>
                      <w:color w:val="ff0000"/>
                      <w:sz w:val="22"/>
                      <w:szCs w:val="22"/>
                      <w:u w:val="none"/>
                      <w:shd w:fill="auto" w:val="clear"/>
                      <w:vertAlign w:val="subscript"/>
                    </w:rPr>
                  </m:ctrlPr>
                </m:dPr>
                <m:e>
                  <m:r>
                    <w:rPr>
                      <w:rFonts w:ascii="Cambria Math" w:cs="Cambria Math" w:eastAsia="Cambria Math" w:hAnsi="Cambria Math"/>
                      <w:b w:val="0"/>
                      <w:i w:val="0"/>
                      <w:smallCaps w:val="0"/>
                      <w:strike w:val="0"/>
                      <w:color w:val="ff0000"/>
                      <w:sz w:val="22"/>
                      <w:szCs w:val="22"/>
                      <w:u w:val="none"/>
                      <w:shd w:fill="auto" w:val="clear"/>
                      <w:vertAlign w:val="subscript"/>
                    </w:rPr>
                    <m:t xml:space="preserve">C</m:t>
                  </m:r>
                </m:e>
              </m:d>
              <m:r>
                <w:rPr>
                  <w:rFonts w:ascii="Cambria Math" w:cs="Cambria Math" w:eastAsia="Cambria Math" w:hAnsi="Cambria Math"/>
                  <w:b w:val="0"/>
                  <w:i w:val="0"/>
                  <w:smallCaps w:val="0"/>
                  <w:strike w:val="0"/>
                  <w:color w:val="ff0000"/>
                  <w:sz w:val="22"/>
                  <w:szCs w:val="22"/>
                  <w:u w:val="none"/>
                  <w:shd w:fill="auto" w:val="clear"/>
                  <w:vertAlign w:val="subscript"/>
                </w:rPr>
                <m:t xml:space="preserve">=</m:t>
              </m:r>
              <m:f>
                <m:fPr>
                  <m:ctrlPr>
                    <w:rPr>
                      <w:rFonts w:ascii="Cambria Math" w:cs="Cambria Math" w:eastAsia="Cambria Math" w:hAnsi="Cambria Math"/>
                      <w:b w:val="0"/>
                      <w:i w:val="0"/>
                      <w:smallCaps w:val="0"/>
                      <w:strike w:val="0"/>
                      <w:color w:val="ff0000"/>
                      <w:sz w:val="22"/>
                      <w:szCs w:val="22"/>
                      <w:u w:val="none"/>
                      <w:shd w:fill="auto" w:val="clear"/>
                      <w:vertAlign w:val="subscript"/>
                    </w:rPr>
                  </m:ctrlPr>
                </m:fPr>
                <m:num>
                  <m:r>
                    <w:rPr>
                      <w:rFonts w:ascii="Cambria Math" w:cs="Cambria Math" w:eastAsia="Cambria Math" w:hAnsi="Cambria Math"/>
                      <w:b w:val="0"/>
                      <w:i w:val="0"/>
                      <w:smallCaps w:val="0"/>
                      <w:strike w:val="0"/>
                      <w:color w:val="ff0000"/>
                      <w:sz w:val="22"/>
                      <w:szCs w:val="22"/>
                      <w:u w:val="none"/>
                      <w:shd w:fill="auto" w:val="clear"/>
                      <w:vertAlign w:val="subscript"/>
                    </w:rPr>
                    <m:t xml:space="preserve">91</m:t>
                  </m:r>
                </m:num>
                <m:den>
                  <m:r>
                    <w:rPr>
                      <w:rFonts w:ascii="Cambria Math" w:cs="Cambria Math" w:eastAsia="Cambria Math" w:hAnsi="Cambria Math"/>
                      <w:b w:val="0"/>
                      <w:i w:val="0"/>
                      <w:smallCaps w:val="0"/>
                      <w:strike w:val="0"/>
                      <w:color w:val="ff0000"/>
                      <w:sz w:val="22"/>
                      <w:szCs w:val="22"/>
                      <w:u w:val="none"/>
                      <w:shd w:fill="auto" w:val="clear"/>
                      <w:vertAlign w:val="subscript"/>
                    </w:rPr>
                    <m:t xml:space="preserve">205</m:t>
                  </m:r>
                </m:den>
              </m:f>
            </m:oMath>
            <w:r w:rsidDel="00000000" w:rsidR="00000000" w:rsidRPr="00000000">
              <w:rPr>
                <w:rtl w:val="0"/>
              </w:rPr>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b w:val="0"/>
                <w:i w:val="0"/>
                <w:smallCaps w:val="0"/>
                <w:strike w:val="0"/>
                <w:color w:val="ff0000"/>
                <w:sz w:val="22"/>
                <w:szCs w:val="22"/>
                <w:u w:val="none"/>
                <w:shd w:fill="auto" w:val="clear"/>
                <w:vertAlign w:val="subscript"/>
              </w:rPr>
            </w:pPr>
            <w:r w:rsidDel="00000000" w:rsidR="00000000" w:rsidRPr="00000000">
              <w:rPr>
                <w:rtl w:val="0"/>
              </w:rPr>
            </w:r>
          </w:p>
        </w:tc>
      </w:tr>
      <w:tr>
        <w:trPr>
          <w:cantSplit w:val="0"/>
          <w:trHeight w:val="242" w:hRule="atLeast"/>
          <w:tblHeader w:val="0"/>
        </w:trPr>
        <w:tc>
          <w:tcPr>
            <w:tcBorders>
              <w:top w:color="000000" w:space="0" w:sz="4" w:val="single"/>
              <w:left w:color="000000" w:space="0" w:sz="4" w:val="single"/>
              <w:bottom w:color="000000" w:space="0" w:sz="4" w:val="single"/>
              <w:right w:color="000000" w:space="0" w:sz="4" w:val="single"/>
            </w:tcBorders>
            <w:shd w:fill="eeece1" w:val="clear"/>
            <w:vAlign w:val="center"/>
          </w:tcPr>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center"/>
              <w:rPr>
                <w:rFonts w:ascii="Arial" w:cs="Arial" w:eastAsia="Arial" w:hAnsi="Arial"/>
                <w:b w:val="1"/>
                <w:i w:val="0"/>
                <w:smallCaps w:val="0"/>
                <w:strike w:val="0"/>
                <w:color w:val="ff0000"/>
                <w:sz w:val="22"/>
                <w:szCs w:val="22"/>
                <w:u w:val="none"/>
                <w:shd w:fill="auto" w:val="clear"/>
                <w:vertAlign w:val="subscript"/>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Specific Behaviours</w:t>
            </w:r>
            <w:r w:rsidDel="00000000" w:rsidR="00000000" w:rsidRPr="00000000">
              <w:rPr>
                <w:rtl w:val="0"/>
              </w:rPr>
            </w:r>
          </w:p>
        </w:tc>
      </w:tr>
      <w:tr>
        <w:trPr>
          <w:cantSplit w:val="0"/>
          <w:trHeight w:val="23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61">
            <w:pPr>
              <w:rPr>
                <w:color w:val="ff0000"/>
              </w:rPr>
            </w:pPr>
            <w:sdt>
              <w:sdtPr>
                <w:tag w:val="goog_rdk_9"/>
              </w:sdtPr>
              <w:sdtContent>
                <w:r w:rsidDel="00000000" w:rsidR="00000000" w:rsidRPr="00000000">
                  <w:rPr>
                    <w:rFonts w:ascii="Arial Unicode MS" w:cs="Arial Unicode MS" w:eastAsia="Arial Unicode MS" w:hAnsi="Arial Unicode MS"/>
                    <w:color w:val="ff0000"/>
                    <w:rtl w:val="0"/>
                  </w:rPr>
                  <w:t xml:space="preserve">✔ correct numerator</w:t>
                </w:r>
              </w:sdtContent>
            </w:sdt>
          </w:p>
          <w:p w:rsidR="00000000" w:rsidDel="00000000" w:rsidP="00000000" w:rsidRDefault="00000000" w:rsidRPr="00000000" w14:paraId="00000262">
            <w:pPr>
              <w:rPr>
                <w:color w:val="ff0000"/>
              </w:rPr>
            </w:pPr>
            <w:sdt>
              <w:sdtPr>
                <w:tag w:val="goog_rdk_10"/>
              </w:sdtPr>
              <w:sdtContent>
                <w:r w:rsidDel="00000000" w:rsidR="00000000" w:rsidRPr="00000000">
                  <w:rPr>
                    <w:rFonts w:ascii="Arial Unicode MS" w:cs="Arial Unicode MS" w:eastAsia="Arial Unicode MS" w:hAnsi="Arial Unicode MS"/>
                    <w:color w:val="ff0000"/>
                    <w:rtl w:val="0"/>
                  </w:rPr>
                  <w:t xml:space="preserve">✔ correct denominator</w:t>
                </w:r>
              </w:sdtContent>
            </w:sdt>
          </w:p>
        </w:tc>
      </w:tr>
    </w:tbl>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6"/>
        </w:tabs>
        <w:spacing w:after="0" w:before="0" w:line="276"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Given that a student in Year 11 studies Chemistry, what is the probability that they also study Mathematics Methods?</w:t>
      </w:r>
      <w:r w:rsidDel="00000000" w:rsidR="00000000" w:rsidRPr="00000000">
        <w:rPr>
          <w:rtl w:val="0"/>
        </w:rPr>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bl>
      <w:tblPr>
        <w:tblStyle w:val="Table16"/>
        <w:tblW w:w="651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516"/>
        <w:tblGridChange w:id="0">
          <w:tblGrid>
            <w:gridCol w:w="6516"/>
          </w:tblGrid>
        </w:tblGridChange>
      </w:tblGrid>
      <w:tr>
        <w:trPr>
          <w:cantSplit w:val="0"/>
          <w:trHeight w:val="242" w:hRule="atLeast"/>
          <w:tblHeader w:val="0"/>
        </w:trPr>
        <w:tc>
          <w:tcPr>
            <w:tcBorders>
              <w:top w:color="000000" w:space="0" w:sz="4" w:val="single"/>
              <w:left w:color="000000" w:space="0" w:sz="4" w:val="single"/>
              <w:bottom w:color="000000" w:space="0" w:sz="4" w:val="single"/>
              <w:right w:color="000000" w:space="0" w:sz="4" w:val="single"/>
            </w:tcBorders>
            <w:shd w:fill="eeece1" w:val="clear"/>
            <w:vAlign w:val="center"/>
          </w:tcPr>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center"/>
              <w:rPr>
                <w:rFonts w:ascii="Arial" w:cs="Arial" w:eastAsia="Arial" w:hAnsi="Arial"/>
                <w:b w:val="1"/>
                <w:i w:val="0"/>
                <w:smallCaps w:val="0"/>
                <w:strike w:val="0"/>
                <w:color w:val="ff0000"/>
                <w:sz w:val="22"/>
                <w:szCs w:val="22"/>
                <w:u w:val="none"/>
                <w:shd w:fill="auto" w:val="clear"/>
                <w:vertAlign w:val="subscript"/>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Solution</w:t>
            </w:r>
            <w:r w:rsidDel="00000000" w:rsidR="00000000" w:rsidRPr="00000000">
              <w:rPr>
                <w:rtl w:val="0"/>
              </w:rPr>
            </w:r>
          </w:p>
        </w:tc>
      </w:tr>
      <w:tr>
        <w:trPr>
          <w:cantSplit w:val="0"/>
          <w:trHeight w:val="242"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b w:val="0"/>
                <w:i w:val="0"/>
                <w:smallCaps w:val="0"/>
                <w:strike w:val="0"/>
                <w:color w:val="ff0000"/>
                <w:sz w:val="22"/>
                <w:szCs w:val="22"/>
                <w:u w:val="none"/>
                <w:shd w:fill="auto" w:val="clear"/>
                <w:vertAlign w:val="subscript"/>
              </w:rPr>
            </w:pPr>
            <w:r w:rsidDel="00000000" w:rsidR="00000000" w:rsidRPr="00000000">
              <w:rPr>
                <w:rtl w:val="0"/>
              </w:rPr>
            </w:r>
          </w:p>
          <w:p w:rsidR="00000000" w:rsidDel="00000000" w:rsidP="00000000" w:rsidRDefault="00000000" w:rsidRPr="00000000" w14:paraId="00000268">
            <w:pPr>
              <w:jc w:val="center"/>
              <w:rPr>
                <w:rFonts w:ascii="Cambria Math" w:cs="Cambria Math" w:eastAsia="Cambria Math" w:hAnsi="Cambria Math"/>
                <w:b w:val="0"/>
                <w:i w:val="0"/>
                <w:smallCaps w:val="0"/>
                <w:strike w:val="0"/>
                <w:color w:val="ff0000"/>
                <w:sz w:val="22"/>
                <w:szCs w:val="22"/>
                <w:u w:val="none"/>
                <w:shd w:fill="auto" w:val="clear"/>
                <w:vertAlign w:val="subscript"/>
              </w:rPr>
            </w:pPr>
            <m:oMath>
              <m:r>
                <w:rPr>
                  <w:rFonts w:ascii="Cambria Math" w:cs="Cambria Math" w:eastAsia="Cambria Math" w:hAnsi="Cambria Math"/>
                  <w:b w:val="0"/>
                  <w:i w:val="0"/>
                  <w:smallCaps w:val="0"/>
                  <w:strike w:val="0"/>
                  <w:color w:val="ff0000"/>
                  <w:sz w:val="22"/>
                  <w:szCs w:val="22"/>
                  <w:u w:val="none"/>
                  <w:shd w:fill="auto" w:val="clear"/>
                  <w:vertAlign w:val="subscript"/>
                </w:rPr>
                <m:t xml:space="preserve">P</m:t>
              </m:r>
              <m:d>
                <m:dPr>
                  <m:begChr m:val="("/>
                  <m:endChr m:val=")"/>
                  <m:ctrlPr>
                    <w:rPr>
                      <w:rFonts w:ascii="Cambria Math" w:cs="Cambria Math" w:eastAsia="Cambria Math" w:hAnsi="Cambria Math"/>
                      <w:b w:val="0"/>
                      <w:i w:val="0"/>
                      <w:smallCaps w:val="0"/>
                      <w:strike w:val="0"/>
                      <w:color w:val="ff0000"/>
                      <w:sz w:val="22"/>
                      <w:szCs w:val="22"/>
                      <w:u w:val="none"/>
                      <w:shd w:fill="auto" w:val="clear"/>
                      <w:vertAlign w:val="subscript"/>
                    </w:rPr>
                  </m:ctrlPr>
                </m:dPr>
                <m:e>
                  <m:r>
                    <w:rPr>
                      <w:rFonts w:ascii="Cambria Math" w:cs="Cambria Math" w:eastAsia="Cambria Math" w:hAnsi="Cambria Math"/>
                      <w:b w:val="0"/>
                      <w:i w:val="0"/>
                      <w:smallCaps w:val="0"/>
                      <w:strike w:val="0"/>
                      <w:color w:val="ff0000"/>
                      <w:sz w:val="22"/>
                      <w:szCs w:val="22"/>
                      <w:u w:val="none"/>
                      <w:shd w:fill="auto" w:val="clear"/>
                      <w:vertAlign w:val="subscript"/>
                    </w:rPr>
                    <m:t xml:space="preserve">M</m:t>
                  </m:r>
                </m:e>
              </m:d>
              <m:r>
                <w:rPr>
                  <w:rFonts w:ascii="Cambria Math" w:cs="Cambria Math" w:eastAsia="Cambria Math" w:hAnsi="Cambria Math"/>
                  <w:b w:val="0"/>
                  <w:i w:val="0"/>
                  <w:smallCaps w:val="0"/>
                  <w:strike w:val="0"/>
                  <w:color w:val="ff0000"/>
                  <w:sz w:val="22"/>
                  <w:szCs w:val="22"/>
                  <w:u w:val="none"/>
                  <w:shd w:fill="auto" w:val="clear"/>
                  <w:vertAlign w:val="subscript"/>
                </w:rPr>
                <m:t xml:space="preserve">=</m:t>
              </m:r>
              <m:f>
                <m:fPr>
                  <m:ctrlPr>
                    <w:rPr>
                      <w:rFonts w:ascii="Cambria Math" w:cs="Cambria Math" w:eastAsia="Cambria Math" w:hAnsi="Cambria Math"/>
                      <w:b w:val="0"/>
                      <w:i w:val="0"/>
                      <w:smallCaps w:val="0"/>
                      <w:strike w:val="0"/>
                      <w:color w:val="ff0000"/>
                      <w:sz w:val="22"/>
                      <w:szCs w:val="22"/>
                      <w:u w:val="none"/>
                      <w:shd w:fill="auto" w:val="clear"/>
                      <w:vertAlign w:val="subscript"/>
                    </w:rPr>
                  </m:ctrlPr>
                </m:fPr>
                <m:num>
                  <m:r>
                    <w:rPr>
                      <w:rFonts w:ascii="Cambria Math" w:cs="Cambria Math" w:eastAsia="Cambria Math" w:hAnsi="Cambria Math"/>
                      <w:b w:val="0"/>
                      <w:i w:val="0"/>
                      <w:smallCaps w:val="0"/>
                      <w:strike w:val="0"/>
                      <w:color w:val="ff0000"/>
                      <w:sz w:val="22"/>
                      <w:szCs w:val="22"/>
                      <w:u w:val="none"/>
                      <w:shd w:fill="auto" w:val="clear"/>
                      <w:vertAlign w:val="subscript"/>
                    </w:rPr>
                    <m:t xml:space="preserve">91</m:t>
                  </m:r>
                </m:num>
                <m:den>
                  <m:r>
                    <w:rPr>
                      <w:rFonts w:ascii="Cambria Math" w:cs="Cambria Math" w:eastAsia="Cambria Math" w:hAnsi="Cambria Math"/>
                      <w:b w:val="0"/>
                      <w:i w:val="0"/>
                      <w:smallCaps w:val="0"/>
                      <w:strike w:val="0"/>
                      <w:color w:val="ff0000"/>
                      <w:sz w:val="22"/>
                      <w:szCs w:val="22"/>
                      <w:u w:val="none"/>
                      <w:shd w:fill="auto" w:val="clear"/>
                      <w:vertAlign w:val="subscript"/>
                    </w:rPr>
                    <m:t xml:space="preserve">125</m:t>
                  </m:r>
                </m:den>
              </m:f>
            </m:oMath>
            <w:r w:rsidDel="00000000" w:rsidR="00000000" w:rsidRPr="00000000">
              <w:rPr>
                <w:rtl w:val="0"/>
              </w:rPr>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b w:val="0"/>
                <w:i w:val="0"/>
                <w:smallCaps w:val="0"/>
                <w:strike w:val="0"/>
                <w:color w:val="ff0000"/>
                <w:sz w:val="22"/>
                <w:szCs w:val="22"/>
                <w:u w:val="none"/>
                <w:shd w:fill="auto" w:val="clear"/>
                <w:vertAlign w:val="subscript"/>
              </w:rPr>
            </w:pPr>
            <w:r w:rsidDel="00000000" w:rsidR="00000000" w:rsidRPr="00000000">
              <w:rPr>
                <w:rtl w:val="0"/>
              </w:rPr>
            </w:r>
          </w:p>
        </w:tc>
      </w:tr>
      <w:tr>
        <w:trPr>
          <w:cantSplit w:val="0"/>
          <w:trHeight w:val="242" w:hRule="atLeast"/>
          <w:tblHeader w:val="0"/>
        </w:trPr>
        <w:tc>
          <w:tcPr>
            <w:tcBorders>
              <w:top w:color="000000" w:space="0" w:sz="4" w:val="single"/>
              <w:left w:color="000000" w:space="0" w:sz="4" w:val="single"/>
              <w:bottom w:color="000000" w:space="0" w:sz="4" w:val="single"/>
              <w:right w:color="000000" w:space="0" w:sz="4" w:val="single"/>
            </w:tcBorders>
            <w:shd w:fill="eeece1" w:val="clear"/>
            <w:vAlign w:val="center"/>
          </w:tcPr>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center"/>
              <w:rPr>
                <w:rFonts w:ascii="Arial" w:cs="Arial" w:eastAsia="Arial" w:hAnsi="Arial"/>
                <w:b w:val="1"/>
                <w:i w:val="0"/>
                <w:smallCaps w:val="0"/>
                <w:strike w:val="0"/>
                <w:color w:val="ff0000"/>
                <w:sz w:val="22"/>
                <w:szCs w:val="22"/>
                <w:u w:val="none"/>
                <w:shd w:fill="auto" w:val="clear"/>
                <w:vertAlign w:val="subscript"/>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Specific Behaviours</w:t>
            </w:r>
            <w:r w:rsidDel="00000000" w:rsidR="00000000" w:rsidRPr="00000000">
              <w:rPr>
                <w:rtl w:val="0"/>
              </w:rPr>
            </w:r>
          </w:p>
        </w:tc>
      </w:tr>
      <w:tr>
        <w:trPr>
          <w:cantSplit w:val="0"/>
          <w:trHeight w:val="23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6B">
            <w:pPr>
              <w:rPr>
                <w:color w:val="ff0000"/>
              </w:rPr>
            </w:pPr>
            <w:sdt>
              <w:sdtPr>
                <w:tag w:val="goog_rdk_11"/>
              </w:sdtPr>
              <w:sdtContent>
                <w:r w:rsidDel="00000000" w:rsidR="00000000" w:rsidRPr="00000000">
                  <w:rPr>
                    <w:rFonts w:ascii="Arial Unicode MS" w:cs="Arial Unicode MS" w:eastAsia="Arial Unicode MS" w:hAnsi="Arial Unicode MS"/>
                    <w:color w:val="ff0000"/>
                    <w:rtl w:val="0"/>
                  </w:rPr>
                  <w:t xml:space="preserve">✔ correct numerator</w:t>
                </w:r>
              </w:sdtContent>
            </w:sdt>
          </w:p>
          <w:p w:rsidR="00000000" w:rsidDel="00000000" w:rsidP="00000000" w:rsidRDefault="00000000" w:rsidRPr="00000000" w14:paraId="0000026C">
            <w:pPr>
              <w:rPr>
                <w:color w:val="ff0000"/>
              </w:rPr>
            </w:pPr>
            <w:sdt>
              <w:sdtPr>
                <w:tag w:val="goog_rdk_12"/>
              </w:sdtPr>
              <w:sdtContent>
                <w:r w:rsidDel="00000000" w:rsidR="00000000" w:rsidRPr="00000000">
                  <w:rPr>
                    <w:rFonts w:ascii="Arial Unicode MS" w:cs="Arial Unicode MS" w:eastAsia="Arial Unicode MS" w:hAnsi="Arial Unicode MS"/>
                    <w:color w:val="ff0000"/>
                    <w:rtl w:val="0"/>
                  </w:rPr>
                  <w:t xml:space="preserve">✔ correct denominator</w:t>
                </w:r>
              </w:sdtContent>
            </w:sdt>
          </w:p>
        </w:tc>
      </w:tr>
    </w:tbl>
    <w:p w:rsidR="00000000" w:rsidDel="00000000" w:rsidP="00000000" w:rsidRDefault="00000000" w:rsidRPr="00000000" w14:paraId="0000026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26E">
      <w:pPr>
        <w:tabs>
          <w:tab w:val="right" w:pos="9356"/>
        </w:tabs>
        <w:spacing w:line="276" w:lineRule="auto"/>
        <w:ind w:left="360" w:firstLine="0"/>
        <w:rPr/>
      </w:pPr>
      <w:r w:rsidDel="00000000" w:rsidR="00000000" w:rsidRPr="00000000">
        <w:rPr>
          <w:rtl w:val="0"/>
        </w:rPr>
      </w:r>
    </w:p>
    <w:p w:rsidR="00000000" w:rsidDel="00000000" w:rsidP="00000000" w:rsidRDefault="00000000" w:rsidRPr="00000000" w14:paraId="0000026F">
      <w:pPr>
        <w:rPr>
          <w:b w:val="1"/>
        </w:rPr>
      </w:pPr>
      <w:r w:rsidDel="00000000" w:rsidR="00000000" w:rsidRPr="00000000">
        <w:rPr>
          <w:b w:val="1"/>
          <w:rtl w:val="0"/>
        </w:rPr>
        <w:t xml:space="preserve">Question 23 (1.3.7, 1.3.11, 1.3.14, 1.3.16)</w:t>
        <w:tab/>
        <w:tab/>
        <w:tab/>
        <w:tab/>
        <w:t xml:space="preserve">(1, 1, 1, 1, 1, 1 = 6 marks)</w:t>
      </w:r>
    </w:p>
    <w:p w:rsidR="00000000" w:rsidDel="00000000" w:rsidP="00000000" w:rsidRDefault="00000000" w:rsidRPr="00000000" w14:paraId="00000270">
      <w:pPr>
        <w:spacing w:line="276" w:lineRule="auto"/>
        <w:rPr/>
      </w:pPr>
      <w:r w:rsidDel="00000000" w:rsidR="00000000" w:rsidRPr="00000000">
        <w:rPr>
          <w:rtl w:val="0"/>
        </w:rPr>
      </w:r>
    </w:p>
    <w:p w:rsidR="00000000" w:rsidDel="00000000" w:rsidP="00000000" w:rsidRDefault="00000000" w:rsidRPr="00000000" w14:paraId="0000027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Events A and B are such that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P(A) = 0.4</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P(B) = 0.7</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P(</m:t>
        </m:r>
        <m:bar>
          <m:barPr>
            <m:pos/>
            <m:ctrlPr>
              <w:rPr>
                <w:rFonts w:ascii="Cambria Math" w:cs="Cambria Math" w:eastAsia="Cambria Math" w:hAnsi="Cambria Math"/>
                <w:b w:val="0"/>
                <w:i w:val="0"/>
                <w:smallCaps w:val="0"/>
                <w:strike w:val="0"/>
                <w:color w:val="000000"/>
                <w:sz w:val="22"/>
                <w:szCs w:val="22"/>
                <w:u w:val="none"/>
                <w:shd w:fill="auto" w:val="clear"/>
                <w:vertAlign w:val="baseline"/>
              </w:rPr>
            </m:ctrlPr>
          </m:barPr>
          <m:e>
            <m:r>
              <w:rPr>
                <w:rFonts w:ascii="Cambria Math" w:cs="Cambria Math" w:eastAsia="Cambria Math" w:hAnsi="Cambria Math"/>
                <w:b w:val="0"/>
                <w:i w:val="0"/>
                <w:smallCaps w:val="0"/>
                <w:strike w:val="0"/>
                <w:color w:val="000000"/>
                <w:sz w:val="22"/>
                <w:szCs w:val="22"/>
                <w:u w:val="none"/>
                <w:shd w:fill="auto" w:val="clear"/>
                <w:vertAlign w:val="baseline"/>
              </w:rPr>
              <m:t xml:space="preserve">A</m:t>
            </m:r>
          </m:e>
        </m:bar>
        <m:r>
          <w:rPr>
            <w:rFonts w:ascii="Cambria Math" w:cs="Cambria Math" w:eastAsia="Cambria Math" w:hAnsi="Cambria Math"/>
            <w:b w:val="0"/>
            <w:i w:val="0"/>
            <w:smallCaps w:val="0"/>
            <w:strike w:val="0"/>
            <w:color w:val="000000"/>
            <w:sz w:val="22"/>
            <w:szCs w:val="22"/>
            <w:u w:val="none"/>
            <w:shd w:fill="auto" w:val="clear"/>
            <w:vertAlign w:val="baseline"/>
          </w:rPr>
          <m:t xml:space="preserve">∩B)= 0.4</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Determine:</w:t>
      </w:r>
    </w:p>
    <w:p w:rsidR="00000000" w:rsidDel="00000000" w:rsidP="00000000" w:rsidRDefault="00000000" w:rsidRPr="00000000" w14:paraId="0000027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720"/>
        <w:jc w:val="left"/>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P(A∩</m:t>
        </m:r>
        <m:bar>
          <m:barPr>
            <m:pos/>
            <m:ctrlPr>
              <w:rPr>
                <w:rFonts w:ascii="Cambria Math" w:cs="Cambria Math" w:eastAsia="Cambria Math" w:hAnsi="Cambria Math"/>
                <w:b w:val="0"/>
                <w:i w:val="0"/>
                <w:smallCaps w:val="0"/>
                <w:strike w:val="0"/>
                <w:color w:val="000000"/>
                <w:sz w:val="22"/>
                <w:szCs w:val="22"/>
                <w:u w:val="none"/>
                <w:shd w:fill="auto" w:val="clear"/>
                <w:vertAlign w:val="baseline"/>
              </w:rPr>
            </m:ctrlPr>
          </m:barPr>
          <m:e>
            <m:r>
              <w:rPr>
                <w:rFonts w:ascii="Cambria Math" w:cs="Cambria Math" w:eastAsia="Cambria Math" w:hAnsi="Cambria Math"/>
                <w:b w:val="0"/>
                <w:i w:val="0"/>
                <w:smallCaps w:val="0"/>
                <w:strike w:val="0"/>
                <w:color w:val="000000"/>
                <w:sz w:val="22"/>
                <w:szCs w:val="22"/>
                <w:u w:val="none"/>
                <w:shd w:fill="auto" w:val="clear"/>
                <w:vertAlign w:val="baseline"/>
              </w:rPr>
              <m:t xml:space="preserve">B</m:t>
            </m:r>
          </m:e>
        </m:bar>
        <m:r>
          <w:rPr>
            <w:rFonts w:ascii="Cambria Math" w:cs="Cambria Math" w:eastAsia="Cambria Math" w:hAnsi="Cambria Math"/>
            <w:b w:val="0"/>
            <w:i w:val="0"/>
            <w:smallCaps w:val="0"/>
            <w:strike w:val="0"/>
            <w:color w:val="000000"/>
            <w:sz w:val="22"/>
            <w:szCs w:val="22"/>
            <w:u w:val="none"/>
            <w:shd w:fill="auto" w:val="clear"/>
            <w:vertAlign w:val="baseline"/>
          </w:rPr>
          <m:t xml:space="preserve">) </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ab/>
        <w:tab/>
        <w:tab/>
        <w:tab/>
        <w:tab/>
      </w:r>
    </w:p>
    <w:tbl>
      <w:tblPr>
        <w:tblStyle w:val="Table17"/>
        <w:tblW w:w="424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48"/>
        <w:tblGridChange w:id="0">
          <w:tblGrid>
            <w:gridCol w:w="4248"/>
          </w:tblGrid>
        </w:tblGridChange>
      </w:tblGrid>
      <w:tr>
        <w:trPr>
          <w:cantSplit w:val="0"/>
          <w:trHeight w:val="242" w:hRule="atLeast"/>
          <w:tblHeader w:val="0"/>
        </w:trPr>
        <w:tc>
          <w:tcPr>
            <w:tcBorders>
              <w:top w:color="000000" w:space="0" w:sz="4" w:val="single"/>
              <w:left w:color="000000" w:space="0" w:sz="4" w:val="single"/>
              <w:bottom w:color="000000" w:space="0" w:sz="4" w:val="single"/>
              <w:right w:color="000000" w:space="0" w:sz="4" w:val="single"/>
            </w:tcBorders>
            <w:shd w:fill="eeece1" w:val="clear"/>
            <w:vAlign w:val="center"/>
          </w:tcPr>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center"/>
              <w:rPr>
                <w:rFonts w:ascii="Arial" w:cs="Arial" w:eastAsia="Arial" w:hAnsi="Arial"/>
                <w:b w:val="1"/>
                <w:i w:val="0"/>
                <w:smallCaps w:val="0"/>
                <w:strike w:val="0"/>
                <w:color w:val="000000"/>
                <w:sz w:val="22"/>
                <w:szCs w:val="22"/>
                <w:u w:val="none"/>
                <w:shd w:fill="auto" w:val="clear"/>
                <w:vertAlign w:val="subscrip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Solution</w:t>
            </w:r>
            <w:r w:rsidDel="00000000" w:rsidR="00000000" w:rsidRPr="00000000">
              <w:rPr>
                <w:rtl w:val="0"/>
              </w:rPr>
            </w:r>
          </w:p>
        </w:tc>
      </w:tr>
      <w:tr>
        <w:trPr>
          <w:cantSplit w:val="0"/>
          <w:trHeight w:val="242"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74">
            <w:pPr>
              <w:jc w:val="center"/>
              <w:rPr>
                <w:rFonts w:ascii="Cambria Math" w:cs="Cambria Math" w:eastAsia="Cambria Math" w:hAnsi="Cambria Math"/>
                <w:b w:val="0"/>
                <w:i w:val="0"/>
                <w:smallCaps w:val="0"/>
                <w:strike w:val="0"/>
                <w:color w:val="000000"/>
                <w:sz w:val="22"/>
                <w:szCs w:val="22"/>
                <w:u w:val="none"/>
                <w:shd w:fill="auto" w:val="clear"/>
                <w:vertAlign w:val="subscript"/>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P(A∩</m:t>
              </m:r>
              <m:bar>
                <m:barPr>
                  <m:pos/>
                  <m:ctrlPr>
                    <w:rPr>
                      <w:rFonts w:ascii="Cambria Math" w:cs="Cambria Math" w:eastAsia="Cambria Math" w:hAnsi="Cambria Math"/>
                      <w:b w:val="0"/>
                      <w:i w:val="0"/>
                      <w:smallCaps w:val="0"/>
                      <w:strike w:val="0"/>
                      <w:color w:val="000000"/>
                      <w:sz w:val="22"/>
                      <w:szCs w:val="22"/>
                      <w:u w:val="none"/>
                      <w:shd w:fill="auto" w:val="clear"/>
                      <w:vertAlign w:val="baseline"/>
                    </w:rPr>
                  </m:ctrlPr>
                </m:barPr>
                <m:e>
                  <m:r>
                    <w:rPr>
                      <w:rFonts w:ascii="Cambria Math" w:cs="Cambria Math" w:eastAsia="Cambria Math" w:hAnsi="Cambria Math"/>
                      <w:b w:val="0"/>
                      <w:i w:val="0"/>
                      <w:smallCaps w:val="0"/>
                      <w:strike w:val="0"/>
                      <w:color w:val="000000"/>
                      <w:sz w:val="22"/>
                      <w:szCs w:val="22"/>
                      <w:u w:val="none"/>
                      <w:shd w:fill="auto" w:val="clear"/>
                      <w:vertAlign w:val="baseline"/>
                    </w:rPr>
                    <m:t xml:space="preserve">B</m:t>
                  </m:r>
                </m:e>
              </m:bar>
              <m:r>
                <w:rPr>
                  <w:rFonts w:ascii="Cambria Math" w:cs="Cambria Math" w:eastAsia="Cambria Math" w:hAnsi="Cambria Math"/>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subscript"/>
                </w:rPr>
                <m:t xml:space="preserve">0.1</m:t>
              </m:r>
            </m:oMath>
            <w:r w:rsidDel="00000000" w:rsidR="00000000" w:rsidRPr="00000000">
              <w:rPr>
                <w:rtl w:val="0"/>
              </w:rPr>
            </w:r>
          </w:p>
        </w:tc>
      </w:tr>
      <w:tr>
        <w:trPr>
          <w:cantSplit w:val="0"/>
          <w:trHeight w:val="242" w:hRule="atLeast"/>
          <w:tblHeader w:val="0"/>
        </w:trPr>
        <w:tc>
          <w:tcPr>
            <w:tcBorders>
              <w:top w:color="000000" w:space="0" w:sz="4" w:val="single"/>
              <w:left w:color="000000" w:space="0" w:sz="4" w:val="single"/>
              <w:bottom w:color="000000" w:space="0" w:sz="4" w:val="single"/>
              <w:right w:color="000000" w:space="0" w:sz="4" w:val="single"/>
            </w:tcBorders>
            <w:shd w:fill="eeece1" w:val="clear"/>
            <w:vAlign w:val="center"/>
          </w:tcPr>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center"/>
              <w:rPr>
                <w:rFonts w:ascii="Arial" w:cs="Arial" w:eastAsia="Arial" w:hAnsi="Arial"/>
                <w:b w:val="1"/>
                <w:i w:val="0"/>
                <w:smallCaps w:val="0"/>
                <w:strike w:val="0"/>
                <w:color w:val="000000"/>
                <w:sz w:val="22"/>
                <w:szCs w:val="22"/>
                <w:u w:val="none"/>
                <w:shd w:fill="auto" w:val="clear"/>
                <w:vertAlign w:val="subscrip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Specific Behaviours</w:t>
            </w:r>
            <w:r w:rsidDel="00000000" w:rsidR="00000000" w:rsidRPr="00000000">
              <w:rPr>
                <w:rtl w:val="0"/>
              </w:rPr>
            </w:r>
          </w:p>
        </w:tc>
      </w:tr>
      <w:tr>
        <w:trPr>
          <w:cantSplit w:val="0"/>
          <w:trHeight w:val="23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76">
            <w:pPr>
              <w:rPr/>
            </w:pPr>
            <w:sdt>
              <w:sdtPr>
                <w:tag w:val="goog_rdk_13"/>
              </w:sdtPr>
              <w:sdtContent>
                <w:r w:rsidDel="00000000" w:rsidR="00000000" w:rsidRPr="00000000">
                  <w:rPr>
                    <w:rFonts w:ascii="Arial Unicode MS" w:cs="Arial Unicode MS" w:eastAsia="Arial Unicode MS" w:hAnsi="Arial Unicode MS"/>
                    <w:rtl w:val="0"/>
                  </w:rPr>
                  <w:t xml:space="preserve">✔ correct answer</w:t>
                </w:r>
              </w:sdtContent>
            </w:sdt>
          </w:p>
        </w:tc>
      </w:tr>
    </w:tbl>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720"/>
        <w:jc w:val="left"/>
        <w:rPr/>
      </w:pPr>
      <w:bookmarkStart w:colFirst="0" w:colLast="0" w:name="_heading=h.2s8eyo1" w:id="9"/>
      <w:bookmarkEnd w:id="9"/>
      <m:oMath>
        <m:r>
          <w:rPr>
            <w:rFonts w:ascii="Cambria Math" w:cs="Cambria Math" w:eastAsia="Cambria Math" w:hAnsi="Cambria Math"/>
            <w:b w:val="0"/>
            <w:i w:val="0"/>
            <w:smallCaps w:val="0"/>
            <w:strike w:val="0"/>
            <w:color w:val="000000"/>
            <w:sz w:val="22"/>
            <w:szCs w:val="22"/>
            <w:u w:val="none"/>
            <w:shd w:fill="auto" w:val="clear"/>
            <w:vertAlign w:val="baseline"/>
          </w:rPr>
          <m:t xml:space="preserve">P(</m:t>
        </m:r>
        <m:bar>
          <m:barPr>
            <m:pos/>
            <m:ctrlPr>
              <w:rPr>
                <w:rFonts w:ascii="Cambria Math" w:cs="Cambria Math" w:eastAsia="Cambria Math" w:hAnsi="Cambria Math"/>
                <w:b w:val="0"/>
                <w:i w:val="0"/>
                <w:smallCaps w:val="0"/>
                <w:strike w:val="0"/>
                <w:color w:val="000000"/>
                <w:sz w:val="22"/>
                <w:szCs w:val="22"/>
                <w:u w:val="none"/>
                <w:shd w:fill="auto" w:val="clear"/>
                <w:vertAlign w:val="baseline"/>
              </w:rPr>
            </m:ctrlPr>
          </m:barPr>
          <m:e>
            <m:r>
              <w:rPr>
                <w:rFonts w:ascii="Cambria Math" w:cs="Cambria Math" w:eastAsia="Cambria Math" w:hAnsi="Cambria Math"/>
                <w:b w:val="0"/>
                <w:i w:val="0"/>
                <w:smallCaps w:val="0"/>
                <w:strike w:val="0"/>
                <w:color w:val="000000"/>
                <w:sz w:val="22"/>
                <w:szCs w:val="22"/>
                <w:u w:val="none"/>
                <w:shd w:fill="auto" w:val="clear"/>
                <w:vertAlign w:val="baseline"/>
              </w:rPr>
              <m:t xml:space="preserve">A</m:t>
            </m:r>
          </m:e>
        </m:bar>
        <m:r>
          <w:rPr>
            <w:rFonts w:ascii="Cambria Math" w:cs="Cambria Math" w:eastAsia="Cambria Math" w:hAnsi="Cambria Math"/>
            <w:b w:val="0"/>
            <w:i w:val="0"/>
            <w:smallCaps w:val="0"/>
            <w:strike w:val="0"/>
            <w:color w:val="000000"/>
            <w:sz w:val="22"/>
            <w:szCs w:val="22"/>
            <w:u w:val="none"/>
            <w:shd w:fill="auto" w:val="clear"/>
            <w:vertAlign w:val="baseline"/>
          </w:rPr>
          <m:t>∩</m:t>
        </m:r>
        <m:bar>
          <m:barPr>
            <m:pos/>
            <m:ctrlPr>
              <w:rPr>
                <w:rFonts w:ascii="Cambria Math" w:cs="Cambria Math" w:eastAsia="Cambria Math" w:hAnsi="Cambria Math"/>
                <w:b w:val="0"/>
                <w:i w:val="0"/>
                <w:smallCaps w:val="0"/>
                <w:strike w:val="0"/>
                <w:color w:val="000000"/>
                <w:sz w:val="22"/>
                <w:szCs w:val="22"/>
                <w:u w:val="none"/>
                <w:shd w:fill="auto" w:val="clear"/>
                <w:vertAlign w:val="baseline"/>
              </w:rPr>
            </m:ctrlPr>
          </m:barPr>
          <m:e>
            <m:r>
              <w:rPr>
                <w:rFonts w:ascii="Cambria Math" w:cs="Cambria Math" w:eastAsia="Cambria Math" w:hAnsi="Cambria Math"/>
                <w:b w:val="0"/>
                <w:i w:val="0"/>
                <w:smallCaps w:val="0"/>
                <w:strike w:val="0"/>
                <w:color w:val="000000"/>
                <w:sz w:val="22"/>
                <w:szCs w:val="22"/>
                <w:u w:val="none"/>
                <w:shd w:fill="auto" w:val="clear"/>
                <w:vertAlign w:val="baseline"/>
              </w:rPr>
              <m:t xml:space="preserve">B</m:t>
            </m:r>
          </m:e>
        </m:bar>
        <m:r>
          <w:rPr>
            <w:rFonts w:ascii="Cambria Math" w:cs="Cambria Math" w:eastAsia="Cambria Math" w:hAnsi="Cambria Math"/>
            <w:b w:val="0"/>
            <w:i w:val="0"/>
            <w:smallCaps w:val="0"/>
            <w:strike w:val="0"/>
            <w:color w:val="000000"/>
            <w:sz w:val="22"/>
            <w:szCs w:val="22"/>
            <w:u w:val="none"/>
            <w:shd w:fill="auto" w:val="clear"/>
            <w:vertAlign w:val="baseline"/>
          </w:rPr>
          <m:t xml:space="preserve">)</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ab/>
        <w:tab/>
        <w:tab/>
        <w:tab/>
        <w:tab/>
        <w:tab/>
      </w:r>
    </w:p>
    <w:tbl>
      <w:tblPr>
        <w:tblStyle w:val="Table18"/>
        <w:tblW w:w="424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48"/>
        <w:tblGridChange w:id="0">
          <w:tblGrid>
            <w:gridCol w:w="4248"/>
          </w:tblGrid>
        </w:tblGridChange>
      </w:tblGrid>
      <w:tr>
        <w:trPr>
          <w:cantSplit w:val="0"/>
          <w:trHeight w:val="242" w:hRule="atLeast"/>
          <w:tblHeader w:val="0"/>
        </w:trPr>
        <w:tc>
          <w:tcPr>
            <w:tcBorders>
              <w:top w:color="000000" w:space="0" w:sz="4" w:val="single"/>
              <w:left w:color="000000" w:space="0" w:sz="4" w:val="single"/>
              <w:bottom w:color="000000" w:space="0" w:sz="4" w:val="single"/>
              <w:right w:color="000000" w:space="0" w:sz="4" w:val="single"/>
            </w:tcBorders>
            <w:shd w:fill="eeece1" w:val="clear"/>
            <w:vAlign w:val="center"/>
          </w:tcPr>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center"/>
              <w:rPr>
                <w:rFonts w:ascii="Arial" w:cs="Arial" w:eastAsia="Arial" w:hAnsi="Arial"/>
                <w:b w:val="1"/>
                <w:i w:val="0"/>
                <w:smallCaps w:val="0"/>
                <w:strike w:val="0"/>
                <w:color w:val="000000"/>
                <w:sz w:val="22"/>
                <w:szCs w:val="22"/>
                <w:u w:val="none"/>
                <w:shd w:fill="auto" w:val="clear"/>
                <w:vertAlign w:val="subscrip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Solution</w:t>
            </w:r>
            <w:r w:rsidDel="00000000" w:rsidR="00000000" w:rsidRPr="00000000">
              <w:rPr>
                <w:rtl w:val="0"/>
              </w:rPr>
            </w:r>
          </w:p>
        </w:tc>
      </w:tr>
      <w:tr>
        <w:trPr>
          <w:cantSplit w:val="0"/>
          <w:trHeight w:val="242"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7A">
            <w:pPr>
              <w:jc w:val="center"/>
              <w:rPr>
                <w:rFonts w:ascii="Cambria Math" w:cs="Cambria Math" w:eastAsia="Cambria Math" w:hAnsi="Cambria Math"/>
                <w:b w:val="0"/>
                <w:i w:val="0"/>
                <w:smallCaps w:val="0"/>
                <w:strike w:val="0"/>
                <w:color w:val="000000"/>
                <w:sz w:val="22"/>
                <w:szCs w:val="22"/>
                <w:u w:val="none"/>
                <w:shd w:fill="auto" w:val="clear"/>
                <w:vertAlign w:val="subscript"/>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P(</m:t>
              </m:r>
              <m:bar>
                <m:barPr>
                  <m:pos/>
                  <m:ctrlPr>
                    <w:rPr>
                      <w:rFonts w:ascii="Cambria Math" w:cs="Cambria Math" w:eastAsia="Cambria Math" w:hAnsi="Cambria Math"/>
                      <w:b w:val="0"/>
                      <w:i w:val="0"/>
                      <w:smallCaps w:val="0"/>
                      <w:strike w:val="0"/>
                      <w:color w:val="000000"/>
                      <w:sz w:val="22"/>
                      <w:szCs w:val="22"/>
                      <w:u w:val="none"/>
                      <w:shd w:fill="auto" w:val="clear"/>
                      <w:vertAlign w:val="baseline"/>
                    </w:rPr>
                  </m:ctrlPr>
                </m:barPr>
                <m:e>
                  <m:r>
                    <w:rPr>
                      <w:rFonts w:ascii="Cambria Math" w:cs="Cambria Math" w:eastAsia="Cambria Math" w:hAnsi="Cambria Math"/>
                      <w:b w:val="0"/>
                      <w:i w:val="0"/>
                      <w:smallCaps w:val="0"/>
                      <w:strike w:val="0"/>
                      <w:color w:val="000000"/>
                      <w:sz w:val="22"/>
                      <w:szCs w:val="22"/>
                      <w:u w:val="none"/>
                      <w:shd w:fill="auto" w:val="clear"/>
                      <w:vertAlign w:val="baseline"/>
                    </w:rPr>
                    <m:t xml:space="preserve">A</m:t>
                  </m:r>
                </m:e>
              </m:bar>
              <m:r>
                <w:rPr>
                  <w:rFonts w:ascii="Cambria Math" w:cs="Cambria Math" w:eastAsia="Cambria Math" w:hAnsi="Cambria Math"/>
                  <w:b w:val="0"/>
                  <w:i w:val="0"/>
                  <w:smallCaps w:val="0"/>
                  <w:strike w:val="0"/>
                  <w:color w:val="000000"/>
                  <w:sz w:val="22"/>
                  <w:szCs w:val="22"/>
                  <w:u w:val="none"/>
                  <w:shd w:fill="auto" w:val="clear"/>
                  <w:vertAlign w:val="baseline"/>
                </w:rPr>
                <m:t>∩</m:t>
              </m:r>
              <m:bar>
                <m:barPr>
                  <m:pos/>
                  <m:ctrlPr>
                    <w:rPr>
                      <w:rFonts w:ascii="Cambria Math" w:cs="Cambria Math" w:eastAsia="Cambria Math" w:hAnsi="Cambria Math"/>
                      <w:b w:val="0"/>
                      <w:i w:val="0"/>
                      <w:smallCaps w:val="0"/>
                      <w:strike w:val="0"/>
                      <w:color w:val="000000"/>
                      <w:sz w:val="22"/>
                      <w:szCs w:val="22"/>
                      <w:u w:val="none"/>
                      <w:shd w:fill="auto" w:val="clear"/>
                      <w:vertAlign w:val="baseline"/>
                    </w:rPr>
                  </m:ctrlPr>
                </m:barPr>
                <m:e>
                  <m:r>
                    <w:rPr>
                      <w:rFonts w:ascii="Cambria Math" w:cs="Cambria Math" w:eastAsia="Cambria Math" w:hAnsi="Cambria Math"/>
                      <w:b w:val="0"/>
                      <w:i w:val="0"/>
                      <w:smallCaps w:val="0"/>
                      <w:strike w:val="0"/>
                      <w:color w:val="000000"/>
                      <w:sz w:val="22"/>
                      <w:szCs w:val="22"/>
                      <w:u w:val="none"/>
                      <w:shd w:fill="auto" w:val="clear"/>
                      <w:vertAlign w:val="baseline"/>
                    </w:rPr>
                    <m:t xml:space="preserve">B</m:t>
                  </m:r>
                </m:e>
              </m:bar>
              <m:r>
                <w:rPr>
                  <w:rFonts w:ascii="Cambria Math" w:cs="Cambria Math" w:eastAsia="Cambria Math" w:hAnsi="Cambria Math"/>
                  <w:b w:val="0"/>
                  <w:i w:val="0"/>
                  <w:smallCaps w:val="0"/>
                  <w:strike w:val="0"/>
                  <w:color w:val="000000"/>
                  <w:sz w:val="22"/>
                  <w:szCs w:val="22"/>
                  <w:u w:val="none"/>
                  <w:shd w:fill="auto" w:val="clear"/>
                  <w:vertAlign w:val="baseline"/>
                </w:rPr>
                <m:t xml:space="preserve">)=</m:t>
              </m:r>
              <m:r>
                <w:rPr>
                  <w:rFonts w:ascii="Cambria Math" w:cs="Cambria Math" w:eastAsia="Cambria Math" w:hAnsi="Cambria Math"/>
                  <w:b w:val="0"/>
                  <w:i w:val="0"/>
                  <w:smallCaps w:val="0"/>
                  <w:strike w:val="0"/>
                  <w:color w:val="000000"/>
                  <w:sz w:val="22"/>
                  <w:szCs w:val="22"/>
                  <w:u w:val="none"/>
                  <w:shd w:fill="auto" w:val="clear"/>
                  <w:vertAlign w:val="subscript"/>
                </w:rPr>
                <m:t xml:space="preserve">0.2</m:t>
              </m:r>
            </m:oMath>
            <w:r w:rsidDel="00000000" w:rsidR="00000000" w:rsidRPr="00000000">
              <w:rPr>
                <w:rtl w:val="0"/>
              </w:rPr>
            </w:r>
          </w:p>
        </w:tc>
      </w:tr>
      <w:tr>
        <w:trPr>
          <w:cantSplit w:val="0"/>
          <w:trHeight w:val="242" w:hRule="atLeast"/>
          <w:tblHeader w:val="0"/>
        </w:trPr>
        <w:tc>
          <w:tcPr>
            <w:tcBorders>
              <w:top w:color="000000" w:space="0" w:sz="4" w:val="single"/>
              <w:left w:color="000000" w:space="0" w:sz="4" w:val="single"/>
              <w:bottom w:color="000000" w:space="0" w:sz="4" w:val="single"/>
              <w:right w:color="000000" w:space="0" w:sz="4" w:val="single"/>
            </w:tcBorders>
            <w:shd w:fill="eeece1" w:val="clear"/>
            <w:vAlign w:val="center"/>
          </w:tcPr>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center"/>
              <w:rPr>
                <w:rFonts w:ascii="Arial" w:cs="Arial" w:eastAsia="Arial" w:hAnsi="Arial"/>
                <w:b w:val="1"/>
                <w:i w:val="0"/>
                <w:smallCaps w:val="0"/>
                <w:strike w:val="0"/>
                <w:color w:val="000000"/>
                <w:sz w:val="22"/>
                <w:szCs w:val="22"/>
                <w:u w:val="none"/>
                <w:shd w:fill="auto" w:val="clear"/>
                <w:vertAlign w:val="subscrip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Specific Behaviours</w:t>
            </w:r>
            <w:r w:rsidDel="00000000" w:rsidR="00000000" w:rsidRPr="00000000">
              <w:rPr>
                <w:rtl w:val="0"/>
              </w:rPr>
            </w:r>
          </w:p>
        </w:tc>
      </w:tr>
      <w:tr>
        <w:trPr>
          <w:cantSplit w:val="0"/>
          <w:trHeight w:val="23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7C">
            <w:pPr>
              <w:rPr/>
            </w:pPr>
            <w:sdt>
              <w:sdtPr>
                <w:tag w:val="goog_rdk_14"/>
              </w:sdtPr>
              <w:sdtContent>
                <w:r w:rsidDel="00000000" w:rsidR="00000000" w:rsidRPr="00000000">
                  <w:rPr>
                    <w:rFonts w:ascii="Arial Unicode MS" w:cs="Arial Unicode MS" w:eastAsia="Arial Unicode MS" w:hAnsi="Arial Unicode MS"/>
                    <w:rtl w:val="0"/>
                  </w:rPr>
                  <w:t xml:space="preserve">✔ correct answer</w:t>
                </w:r>
              </w:sdtContent>
            </w:sdt>
          </w:p>
        </w:tc>
      </w:tr>
    </w:tbl>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Given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P(D) = </m:t>
        </m:r>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r>
              <w:rPr>
                <w:rFonts w:ascii="Cambria Math" w:cs="Cambria Math" w:eastAsia="Cambria Math" w:hAnsi="Cambria Math"/>
                <w:b w:val="0"/>
                <w:i w:val="0"/>
                <w:smallCaps w:val="0"/>
                <w:strike w:val="0"/>
                <w:color w:val="000000"/>
                <w:sz w:val="24"/>
                <w:szCs w:val="24"/>
                <w:u w:val="none"/>
                <w:shd w:fill="auto" w:val="clear"/>
                <w:vertAlign w:val="baseline"/>
              </w:rPr>
              <m:t xml:space="preserve">2</m:t>
            </m:r>
          </m:num>
          <m:den>
            <m:r>
              <w:rPr>
                <w:rFonts w:ascii="Cambria Math" w:cs="Cambria Math" w:eastAsia="Cambria Math" w:hAnsi="Cambria Math"/>
                <w:b w:val="0"/>
                <w:i w:val="0"/>
                <w:smallCaps w:val="0"/>
                <w:strike w:val="0"/>
                <w:color w:val="000000"/>
                <w:sz w:val="24"/>
                <w:szCs w:val="24"/>
                <w:u w:val="none"/>
                <w:shd w:fill="auto" w:val="clear"/>
                <w:vertAlign w:val="baseline"/>
              </w:rPr>
              <m:t xml:space="preserve">3</m:t>
            </m:r>
          </m:den>
        </m:f>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D</m:t>
            </m:r>
          </m:e>
        </m:d>
        <m:r>
          <w:rPr>
            <w:rFonts w:ascii="Cambria Math" w:cs="Cambria Math" w:eastAsia="Cambria Math" w:hAnsi="Cambria Math"/>
            <w:b w:val="0"/>
            <w:i w:val="0"/>
            <w:smallCaps w:val="0"/>
            <w:strike w:val="0"/>
            <w:color w:val="000000"/>
            <w:sz w:val="24"/>
            <w:szCs w:val="24"/>
            <w:u w:val="none"/>
            <w:shd w:fill="auto" w:val="clear"/>
            <w:vertAlign w:val="baseline"/>
          </w:rPr>
          <m:t xml:space="preserve">=</m:t>
        </m:r>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r>
              <w:rPr>
                <w:rFonts w:ascii="Cambria Math" w:cs="Cambria Math" w:eastAsia="Cambria Math" w:hAnsi="Cambria Math"/>
                <w:b w:val="0"/>
                <w:i w:val="0"/>
                <w:smallCaps w:val="0"/>
                <w:strike w:val="0"/>
                <w:color w:val="000000"/>
                <w:sz w:val="24"/>
                <w:szCs w:val="24"/>
                <w:u w:val="none"/>
                <w:shd w:fill="auto" w:val="clear"/>
                <w:vertAlign w:val="baseline"/>
              </w:rPr>
              <m:t xml:space="preserve">3</m:t>
            </m:r>
          </m:num>
          <m:den>
            <m:r>
              <w:rPr>
                <w:rFonts w:ascii="Cambria Math" w:cs="Cambria Math" w:eastAsia="Cambria Math" w:hAnsi="Cambria Math"/>
                <w:b w:val="0"/>
                <w:i w:val="0"/>
                <w:smallCaps w:val="0"/>
                <w:strike w:val="0"/>
                <w:color w:val="000000"/>
                <w:sz w:val="24"/>
                <w:szCs w:val="24"/>
                <w:u w:val="none"/>
                <w:shd w:fill="auto" w:val="clear"/>
                <w:vertAlign w:val="baseline"/>
              </w:rPr>
              <m:t xml:space="preserve">5</m:t>
            </m:r>
          </m:den>
        </m:f>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bar>
              <m:barPr>
                <m:pos/>
                <m:ctrlPr>
                  <w:rPr>
                    <w:rFonts w:ascii="Cambria Math" w:cs="Cambria Math" w:eastAsia="Cambria Math" w:hAnsi="Cambria Math"/>
                    <w:b w:val="0"/>
                    <w:i w:val="0"/>
                    <w:smallCaps w:val="0"/>
                    <w:strike w:val="0"/>
                    <w:color w:val="000000"/>
                    <w:sz w:val="24"/>
                    <w:szCs w:val="24"/>
                    <w:u w:val="none"/>
                    <w:shd w:fill="auto" w:val="clear"/>
                    <w:vertAlign w:val="baseline"/>
                  </w:rPr>
                </m:ctrlPr>
              </m:barPr>
              <m:e>
                <m:r>
                  <w:rPr>
                    <w:rFonts w:ascii="Cambria Math" w:cs="Cambria Math" w:eastAsia="Cambria Math" w:hAnsi="Cambria Math"/>
                    <w:b w:val="0"/>
                    <w:i w:val="0"/>
                    <w:smallCaps w:val="0"/>
                    <w:strike w:val="0"/>
                    <w:color w:val="000000"/>
                    <w:sz w:val="24"/>
                    <w:szCs w:val="24"/>
                    <w:u w:val="none"/>
                    <w:shd w:fill="auto" w:val="clear"/>
                    <w:vertAlign w:val="baseline"/>
                  </w:rPr>
                  <m:t xml:space="preserve">D</m:t>
                </m:r>
              </m:e>
            </m:bar>
          </m:e>
        </m:d>
        <m:r>
          <w:rPr>
            <w:rFonts w:ascii="Cambria Math" w:cs="Cambria Math" w:eastAsia="Cambria Math" w:hAnsi="Cambria Math"/>
            <w:b w:val="0"/>
            <w:i w:val="0"/>
            <w:smallCaps w:val="0"/>
            <w:strike w:val="0"/>
            <w:color w:val="000000"/>
            <w:sz w:val="24"/>
            <w:szCs w:val="24"/>
            <w:u w:val="none"/>
            <w:shd w:fill="auto" w:val="clear"/>
            <w:vertAlign w:val="baseline"/>
          </w:rPr>
          <m:t xml:space="preserve">=</m:t>
        </m:r>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r>
              <w:rPr>
                <w:rFonts w:ascii="Cambria Math" w:cs="Cambria Math" w:eastAsia="Cambria Math" w:hAnsi="Cambria Math"/>
                <w:b w:val="0"/>
                <w:i w:val="0"/>
                <w:smallCaps w:val="0"/>
                <w:strike w:val="0"/>
                <w:color w:val="000000"/>
                <w:sz w:val="24"/>
                <w:szCs w:val="24"/>
                <w:u w:val="none"/>
                <w:shd w:fill="auto" w:val="clear"/>
                <w:vertAlign w:val="baseline"/>
              </w:rPr>
              <m:t xml:space="preserve">1</m:t>
            </m:r>
          </m:num>
          <m:den>
            <m:r>
              <w:rPr>
                <w:rFonts w:ascii="Cambria Math" w:cs="Cambria Math" w:eastAsia="Cambria Math" w:hAnsi="Cambria Math"/>
                <w:b w:val="0"/>
                <w:i w:val="0"/>
                <w:smallCaps w:val="0"/>
                <w:strike w:val="0"/>
                <w:color w:val="000000"/>
                <w:sz w:val="24"/>
                <w:szCs w:val="24"/>
                <w:u w:val="none"/>
                <w:shd w:fill="auto" w:val="clear"/>
                <w:vertAlign w:val="baseline"/>
              </w:rPr>
              <m:t xml:space="preserve">5</m:t>
            </m:r>
          </m:den>
        </m:f>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Determine:</w:t>
      </w:r>
    </w:p>
    <w:p w:rsidR="00000000" w:rsidDel="00000000" w:rsidP="00000000" w:rsidRDefault="00000000" w:rsidRPr="00000000" w14:paraId="0000027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720"/>
        <w:jc w:val="left"/>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P(C∩D)</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ab/>
        <w:tab/>
        <w:tab/>
        <w:tab/>
        <w:tab/>
        <w:tab/>
      </w:r>
    </w:p>
    <w:tbl>
      <w:tblPr>
        <w:tblStyle w:val="Table19"/>
        <w:tblW w:w="424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48"/>
        <w:tblGridChange w:id="0">
          <w:tblGrid>
            <w:gridCol w:w="4248"/>
          </w:tblGrid>
        </w:tblGridChange>
      </w:tblGrid>
      <w:tr>
        <w:trPr>
          <w:cantSplit w:val="0"/>
          <w:trHeight w:val="242" w:hRule="atLeast"/>
          <w:tblHeader w:val="0"/>
        </w:trPr>
        <w:tc>
          <w:tcPr>
            <w:tcBorders>
              <w:top w:color="000000" w:space="0" w:sz="4" w:val="single"/>
              <w:left w:color="000000" w:space="0" w:sz="4" w:val="single"/>
              <w:bottom w:color="000000" w:space="0" w:sz="4" w:val="single"/>
              <w:right w:color="000000" w:space="0" w:sz="4" w:val="single"/>
            </w:tcBorders>
            <w:shd w:fill="eeece1" w:val="clear"/>
            <w:vAlign w:val="center"/>
          </w:tcPr>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center"/>
              <w:rPr>
                <w:rFonts w:ascii="Arial" w:cs="Arial" w:eastAsia="Arial" w:hAnsi="Arial"/>
                <w:b w:val="1"/>
                <w:i w:val="0"/>
                <w:smallCaps w:val="0"/>
                <w:strike w:val="0"/>
                <w:color w:val="000000"/>
                <w:sz w:val="22"/>
                <w:szCs w:val="22"/>
                <w:u w:val="none"/>
                <w:shd w:fill="auto" w:val="clear"/>
                <w:vertAlign w:val="subscrip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Solution</w:t>
            </w:r>
            <w:r w:rsidDel="00000000" w:rsidR="00000000" w:rsidRPr="00000000">
              <w:rPr>
                <w:rtl w:val="0"/>
              </w:rPr>
            </w:r>
          </w:p>
        </w:tc>
      </w:tr>
      <w:tr>
        <w:trPr>
          <w:cantSplit w:val="0"/>
          <w:trHeight w:val="242"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81">
            <w:pPr>
              <w:jc w:val="center"/>
              <w:rPr>
                <w:rFonts w:ascii="Cambria Math" w:cs="Cambria Math" w:eastAsia="Cambria Math" w:hAnsi="Cambria Math"/>
                <w:b w:val="0"/>
                <w:i w:val="0"/>
                <w:smallCaps w:val="0"/>
                <w:strike w:val="0"/>
                <w:color w:val="000000"/>
                <w:sz w:val="22"/>
                <w:szCs w:val="22"/>
                <w:u w:val="none"/>
                <w:shd w:fill="auto" w:val="clear"/>
                <w:vertAlign w:val="subscript"/>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P(C∩D)=</m:t>
              </m:r>
              <m:f>
                <m:fPr>
                  <m:ctrlPr>
                    <w:rPr>
                      <w:rFonts w:ascii="Cambria Math" w:cs="Cambria Math" w:eastAsia="Cambria Math" w:hAnsi="Cambria Math"/>
                      <w:b w:val="0"/>
                      <w:i w:val="0"/>
                      <w:smallCaps w:val="0"/>
                      <w:strike w:val="0"/>
                      <w:color w:val="000000"/>
                      <w:sz w:val="22"/>
                      <w:szCs w:val="22"/>
                      <w:u w:val="none"/>
                      <w:shd w:fill="auto" w:val="clear"/>
                      <w:vertAlign w:val="subscript"/>
                    </w:rPr>
                  </m:ctrlPr>
                </m:fPr>
                <m:num>
                  <m:r>
                    <w:rPr>
                      <w:rFonts w:ascii="Cambria Math" w:cs="Cambria Math" w:eastAsia="Cambria Math" w:hAnsi="Cambria Math"/>
                      <w:b w:val="0"/>
                      <w:i w:val="0"/>
                      <w:smallCaps w:val="0"/>
                      <w:strike w:val="0"/>
                      <w:color w:val="000000"/>
                      <w:sz w:val="22"/>
                      <w:szCs w:val="22"/>
                      <w:u w:val="none"/>
                      <w:shd w:fill="auto" w:val="clear"/>
                      <w:vertAlign w:val="subscript"/>
                    </w:rPr>
                    <m:t xml:space="preserve">2</m:t>
                  </m:r>
                </m:num>
                <m:den>
                  <m:r>
                    <w:rPr>
                      <w:rFonts w:ascii="Cambria Math" w:cs="Cambria Math" w:eastAsia="Cambria Math" w:hAnsi="Cambria Math"/>
                      <w:b w:val="0"/>
                      <w:i w:val="0"/>
                      <w:smallCaps w:val="0"/>
                      <w:strike w:val="0"/>
                      <w:color w:val="000000"/>
                      <w:sz w:val="22"/>
                      <w:szCs w:val="22"/>
                      <w:u w:val="none"/>
                      <w:shd w:fill="auto" w:val="clear"/>
                      <w:vertAlign w:val="subscript"/>
                    </w:rPr>
                    <m:t xml:space="preserve">5</m:t>
                  </m:r>
                </m:den>
              </m:f>
            </m:oMath>
            <w:r w:rsidDel="00000000" w:rsidR="00000000" w:rsidRPr="00000000">
              <w:rPr>
                <w:rtl w:val="0"/>
              </w:rPr>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b w:val="0"/>
                <w:i w:val="0"/>
                <w:smallCaps w:val="0"/>
                <w:strike w:val="0"/>
                <w:color w:val="000000"/>
                <w:sz w:val="22"/>
                <w:szCs w:val="22"/>
                <w:u w:val="none"/>
                <w:shd w:fill="auto" w:val="clear"/>
                <w:vertAlign w:val="subscript"/>
              </w:rPr>
            </w:pPr>
            <w:r w:rsidDel="00000000" w:rsidR="00000000" w:rsidRPr="00000000">
              <w:rPr>
                <w:rtl w:val="0"/>
              </w:rPr>
            </w:r>
          </w:p>
        </w:tc>
      </w:tr>
      <w:tr>
        <w:trPr>
          <w:cantSplit w:val="0"/>
          <w:trHeight w:val="242" w:hRule="atLeast"/>
          <w:tblHeader w:val="0"/>
        </w:trPr>
        <w:tc>
          <w:tcPr>
            <w:tcBorders>
              <w:top w:color="000000" w:space="0" w:sz="4" w:val="single"/>
              <w:left w:color="000000" w:space="0" w:sz="4" w:val="single"/>
              <w:bottom w:color="000000" w:space="0" w:sz="4" w:val="single"/>
              <w:right w:color="000000" w:space="0" w:sz="4" w:val="single"/>
            </w:tcBorders>
            <w:shd w:fill="eeece1" w:val="clear"/>
            <w:vAlign w:val="center"/>
          </w:tcPr>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center"/>
              <w:rPr>
                <w:rFonts w:ascii="Arial" w:cs="Arial" w:eastAsia="Arial" w:hAnsi="Arial"/>
                <w:b w:val="1"/>
                <w:i w:val="0"/>
                <w:smallCaps w:val="0"/>
                <w:strike w:val="0"/>
                <w:color w:val="000000"/>
                <w:sz w:val="22"/>
                <w:szCs w:val="22"/>
                <w:u w:val="none"/>
                <w:shd w:fill="auto" w:val="clear"/>
                <w:vertAlign w:val="subscrip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Specific Behaviours</w:t>
            </w:r>
            <w:r w:rsidDel="00000000" w:rsidR="00000000" w:rsidRPr="00000000">
              <w:rPr>
                <w:rtl w:val="0"/>
              </w:rPr>
            </w:r>
          </w:p>
        </w:tc>
      </w:tr>
      <w:tr>
        <w:trPr>
          <w:cantSplit w:val="0"/>
          <w:trHeight w:val="23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84">
            <w:pPr>
              <w:rPr/>
            </w:pPr>
            <w:sdt>
              <w:sdtPr>
                <w:tag w:val="goog_rdk_15"/>
              </w:sdtPr>
              <w:sdtContent>
                <w:r w:rsidDel="00000000" w:rsidR="00000000" w:rsidRPr="00000000">
                  <w:rPr>
                    <w:rFonts w:ascii="Arial Unicode MS" w:cs="Arial Unicode MS" w:eastAsia="Arial Unicode MS" w:hAnsi="Arial Unicode MS"/>
                    <w:rtl w:val="0"/>
                  </w:rPr>
                  <w:t xml:space="preserve">✔ correct answer</w:t>
                </w:r>
              </w:sdtContent>
            </w:sdt>
          </w:p>
        </w:tc>
      </w:tr>
    </w:tbl>
    <w:p w:rsidR="00000000" w:rsidDel="00000000" w:rsidP="00000000" w:rsidRDefault="00000000" w:rsidRPr="00000000" w14:paraId="0000028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720"/>
        <w:jc w:val="left"/>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P(C∩</m:t>
        </m:r>
        <m:bar>
          <m:barPr>
            <m:pos/>
            <m:ctrlPr>
              <w:rPr>
                <w:rFonts w:ascii="Cambria Math" w:cs="Cambria Math" w:eastAsia="Cambria Math" w:hAnsi="Cambria Math"/>
                <w:b w:val="0"/>
                <w:i w:val="0"/>
                <w:smallCaps w:val="0"/>
                <w:strike w:val="0"/>
                <w:color w:val="000000"/>
                <w:sz w:val="22"/>
                <w:szCs w:val="22"/>
                <w:u w:val="none"/>
                <w:shd w:fill="auto" w:val="clear"/>
                <w:vertAlign w:val="baseline"/>
              </w:rPr>
            </m:ctrlPr>
          </m:barPr>
          <m:e>
            <m:r>
              <w:rPr>
                <w:rFonts w:ascii="Cambria Math" w:cs="Cambria Math" w:eastAsia="Cambria Math" w:hAnsi="Cambria Math"/>
                <w:b w:val="0"/>
                <w:i w:val="0"/>
                <w:smallCaps w:val="0"/>
                <w:strike w:val="0"/>
                <w:color w:val="000000"/>
                <w:sz w:val="22"/>
                <w:szCs w:val="22"/>
                <w:u w:val="none"/>
                <w:shd w:fill="auto" w:val="clear"/>
                <w:vertAlign w:val="baseline"/>
              </w:rPr>
              <m:t xml:space="preserve">D</m:t>
            </m:r>
          </m:e>
        </m:bar>
        <m:r>
          <w:rPr>
            <w:rFonts w:ascii="Cambria Math" w:cs="Cambria Math" w:eastAsia="Cambria Math" w:hAnsi="Cambria Math"/>
            <w:b w:val="0"/>
            <w:i w:val="0"/>
            <w:smallCaps w:val="0"/>
            <w:strike w:val="0"/>
            <w:color w:val="000000"/>
            <w:sz w:val="22"/>
            <w:szCs w:val="22"/>
            <w:u w:val="none"/>
            <w:shd w:fill="auto" w:val="clear"/>
            <w:vertAlign w:val="baseline"/>
          </w:rPr>
          <m:t xml:space="preserve">)</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ab/>
        <w:tab/>
        <w:tab/>
        <w:tab/>
        <w:tab/>
      </w:r>
    </w:p>
    <w:tbl>
      <w:tblPr>
        <w:tblStyle w:val="Table20"/>
        <w:tblW w:w="424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48"/>
        <w:tblGridChange w:id="0">
          <w:tblGrid>
            <w:gridCol w:w="4248"/>
          </w:tblGrid>
        </w:tblGridChange>
      </w:tblGrid>
      <w:tr>
        <w:trPr>
          <w:cantSplit w:val="0"/>
          <w:trHeight w:val="242" w:hRule="atLeast"/>
          <w:tblHeader w:val="0"/>
        </w:trPr>
        <w:tc>
          <w:tcPr>
            <w:tcBorders>
              <w:top w:color="000000" w:space="0" w:sz="4" w:val="single"/>
              <w:left w:color="000000" w:space="0" w:sz="4" w:val="single"/>
              <w:bottom w:color="000000" w:space="0" w:sz="4" w:val="single"/>
              <w:right w:color="000000" w:space="0" w:sz="4" w:val="single"/>
            </w:tcBorders>
            <w:shd w:fill="eeece1" w:val="clear"/>
            <w:vAlign w:val="center"/>
          </w:tcPr>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center"/>
              <w:rPr>
                <w:rFonts w:ascii="Arial" w:cs="Arial" w:eastAsia="Arial" w:hAnsi="Arial"/>
                <w:b w:val="1"/>
                <w:i w:val="0"/>
                <w:smallCaps w:val="0"/>
                <w:strike w:val="0"/>
                <w:color w:val="000000"/>
                <w:sz w:val="22"/>
                <w:szCs w:val="22"/>
                <w:u w:val="none"/>
                <w:shd w:fill="auto" w:val="clear"/>
                <w:vertAlign w:val="subscrip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Solution</w:t>
            </w:r>
            <w:r w:rsidDel="00000000" w:rsidR="00000000" w:rsidRPr="00000000">
              <w:rPr>
                <w:rtl w:val="0"/>
              </w:rPr>
            </w:r>
          </w:p>
        </w:tc>
      </w:tr>
      <w:tr>
        <w:trPr>
          <w:cantSplit w:val="0"/>
          <w:trHeight w:val="242"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87">
            <w:pPr>
              <w:jc w:val="center"/>
              <w:rPr>
                <w:rFonts w:ascii="Cambria Math" w:cs="Cambria Math" w:eastAsia="Cambria Math" w:hAnsi="Cambria Math"/>
                <w:b w:val="0"/>
                <w:i w:val="0"/>
                <w:smallCaps w:val="0"/>
                <w:strike w:val="0"/>
                <w:color w:val="000000"/>
                <w:sz w:val="22"/>
                <w:szCs w:val="22"/>
                <w:u w:val="none"/>
                <w:shd w:fill="auto" w:val="clear"/>
                <w:vertAlign w:val="subscript"/>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P(C∩</m:t>
              </m:r>
              <m:bar>
                <m:barPr>
                  <m:pos/>
                  <m:ctrlPr>
                    <w:rPr>
                      <w:rFonts w:ascii="Cambria Math" w:cs="Cambria Math" w:eastAsia="Cambria Math" w:hAnsi="Cambria Math"/>
                      <w:b w:val="0"/>
                      <w:i w:val="0"/>
                      <w:smallCaps w:val="0"/>
                      <w:strike w:val="0"/>
                      <w:color w:val="000000"/>
                      <w:sz w:val="22"/>
                      <w:szCs w:val="22"/>
                      <w:u w:val="none"/>
                      <w:shd w:fill="auto" w:val="clear"/>
                      <w:vertAlign w:val="baseline"/>
                    </w:rPr>
                  </m:ctrlPr>
                </m:barPr>
                <m:e>
                  <m:r>
                    <w:rPr>
                      <w:rFonts w:ascii="Cambria Math" w:cs="Cambria Math" w:eastAsia="Cambria Math" w:hAnsi="Cambria Math"/>
                      <w:b w:val="0"/>
                      <w:i w:val="0"/>
                      <w:smallCaps w:val="0"/>
                      <w:strike w:val="0"/>
                      <w:color w:val="000000"/>
                      <w:sz w:val="22"/>
                      <w:szCs w:val="22"/>
                      <w:u w:val="none"/>
                      <w:shd w:fill="auto" w:val="clear"/>
                      <w:vertAlign w:val="baseline"/>
                    </w:rPr>
                    <m:t xml:space="preserve">D</m:t>
                  </m:r>
                </m:e>
              </m:bar>
              <m:r>
                <w:rPr>
                  <w:rFonts w:ascii="Cambria Math" w:cs="Cambria Math" w:eastAsia="Cambria Math" w:hAnsi="Cambria Math"/>
                  <w:b w:val="0"/>
                  <w:i w:val="0"/>
                  <w:smallCaps w:val="0"/>
                  <w:strike w:val="0"/>
                  <w:color w:val="000000"/>
                  <w:sz w:val="22"/>
                  <w:szCs w:val="22"/>
                  <w:u w:val="none"/>
                  <w:shd w:fill="auto" w:val="clear"/>
                  <w:vertAlign w:val="baseline"/>
                </w:rPr>
                <m:t xml:space="preserve">)=</m:t>
              </m:r>
              <m:f>
                <m:fPr>
                  <m:ctrlPr>
                    <w:rPr>
                      <w:rFonts w:ascii="Cambria Math" w:cs="Cambria Math" w:eastAsia="Cambria Math" w:hAnsi="Cambria Math"/>
                      <w:b w:val="0"/>
                      <w:i w:val="0"/>
                      <w:smallCaps w:val="0"/>
                      <w:strike w:val="0"/>
                      <w:color w:val="000000"/>
                      <w:sz w:val="22"/>
                      <w:szCs w:val="22"/>
                      <w:u w:val="none"/>
                      <w:shd w:fill="auto" w:val="clear"/>
                      <w:vertAlign w:val="subscript"/>
                    </w:rPr>
                  </m:ctrlPr>
                </m:fPr>
                <m:num>
                  <m:r>
                    <w:rPr>
                      <w:rFonts w:ascii="Cambria Math" w:cs="Cambria Math" w:eastAsia="Cambria Math" w:hAnsi="Cambria Math"/>
                      <w:b w:val="0"/>
                      <w:i w:val="0"/>
                      <w:smallCaps w:val="0"/>
                      <w:strike w:val="0"/>
                      <w:color w:val="000000"/>
                      <w:sz w:val="22"/>
                      <w:szCs w:val="22"/>
                      <w:u w:val="none"/>
                      <w:shd w:fill="auto" w:val="clear"/>
                      <w:vertAlign w:val="subscript"/>
                    </w:rPr>
                    <m:t xml:space="preserve">1</m:t>
                  </m:r>
                </m:num>
                <m:den>
                  <m:r>
                    <w:rPr>
                      <w:rFonts w:ascii="Cambria Math" w:cs="Cambria Math" w:eastAsia="Cambria Math" w:hAnsi="Cambria Math"/>
                      <w:b w:val="0"/>
                      <w:i w:val="0"/>
                      <w:smallCaps w:val="0"/>
                      <w:strike w:val="0"/>
                      <w:color w:val="000000"/>
                      <w:sz w:val="22"/>
                      <w:szCs w:val="22"/>
                      <w:u w:val="none"/>
                      <w:shd w:fill="auto" w:val="clear"/>
                      <w:vertAlign w:val="subscript"/>
                    </w:rPr>
                    <m:t xml:space="preserve">15</m:t>
                  </m:r>
                </m:den>
              </m:f>
            </m:oMath>
            <w:r w:rsidDel="00000000" w:rsidR="00000000" w:rsidRPr="00000000">
              <w:rPr>
                <w:rtl w:val="0"/>
              </w:rPr>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b w:val="0"/>
                <w:i w:val="0"/>
                <w:smallCaps w:val="0"/>
                <w:strike w:val="0"/>
                <w:color w:val="000000"/>
                <w:sz w:val="22"/>
                <w:szCs w:val="22"/>
                <w:u w:val="none"/>
                <w:shd w:fill="auto" w:val="clear"/>
                <w:vertAlign w:val="subscript"/>
              </w:rPr>
            </w:pPr>
            <w:r w:rsidDel="00000000" w:rsidR="00000000" w:rsidRPr="00000000">
              <w:rPr>
                <w:rtl w:val="0"/>
              </w:rPr>
            </w:r>
          </w:p>
        </w:tc>
      </w:tr>
      <w:tr>
        <w:trPr>
          <w:cantSplit w:val="0"/>
          <w:trHeight w:val="242" w:hRule="atLeast"/>
          <w:tblHeader w:val="0"/>
        </w:trPr>
        <w:tc>
          <w:tcPr>
            <w:tcBorders>
              <w:top w:color="000000" w:space="0" w:sz="4" w:val="single"/>
              <w:left w:color="000000" w:space="0" w:sz="4" w:val="single"/>
              <w:bottom w:color="000000" w:space="0" w:sz="4" w:val="single"/>
              <w:right w:color="000000" w:space="0" w:sz="4" w:val="single"/>
            </w:tcBorders>
            <w:shd w:fill="eeece1" w:val="clear"/>
            <w:vAlign w:val="center"/>
          </w:tcPr>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center"/>
              <w:rPr>
                <w:rFonts w:ascii="Arial" w:cs="Arial" w:eastAsia="Arial" w:hAnsi="Arial"/>
                <w:b w:val="1"/>
                <w:i w:val="0"/>
                <w:smallCaps w:val="0"/>
                <w:strike w:val="0"/>
                <w:color w:val="000000"/>
                <w:sz w:val="22"/>
                <w:szCs w:val="22"/>
                <w:u w:val="none"/>
                <w:shd w:fill="auto" w:val="clear"/>
                <w:vertAlign w:val="subscrip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Specific Behaviours</w:t>
            </w:r>
            <w:r w:rsidDel="00000000" w:rsidR="00000000" w:rsidRPr="00000000">
              <w:rPr>
                <w:rtl w:val="0"/>
              </w:rPr>
            </w:r>
          </w:p>
        </w:tc>
      </w:tr>
      <w:tr>
        <w:trPr>
          <w:cantSplit w:val="0"/>
          <w:trHeight w:val="23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8A">
            <w:pPr>
              <w:rPr/>
            </w:pPr>
            <w:sdt>
              <w:sdtPr>
                <w:tag w:val="goog_rdk_16"/>
              </w:sdtPr>
              <w:sdtContent>
                <w:r w:rsidDel="00000000" w:rsidR="00000000" w:rsidRPr="00000000">
                  <w:rPr>
                    <w:rFonts w:ascii="Arial Unicode MS" w:cs="Arial Unicode MS" w:eastAsia="Arial Unicode MS" w:hAnsi="Arial Unicode MS"/>
                    <w:rtl w:val="0"/>
                  </w:rPr>
                  <w:t xml:space="preserve">✔ correct answer</w:t>
                </w:r>
              </w:sdtContent>
            </w:sdt>
          </w:p>
        </w:tc>
      </w:tr>
    </w:tbl>
    <w:p w:rsidR="00000000" w:rsidDel="00000000" w:rsidP="00000000" w:rsidRDefault="00000000" w:rsidRPr="00000000" w14:paraId="0000028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720"/>
        <w:jc w:val="left"/>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P(C) </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ab/>
        <w:tab/>
        <w:tab/>
        <w:tab/>
        <w:tab/>
        <w:tab/>
        <w:tab/>
      </w:r>
    </w:p>
    <w:tbl>
      <w:tblPr>
        <w:tblStyle w:val="Table21"/>
        <w:tblW w:w="424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48"/>
        <w:tblGridChange w:id="0">
          <w:tblGrid>
            <w:gridCol w:w="4248"/>
          </w:tblGrid>
        </w:tblGridChange>
      </w:tblGrid>
      <w:tr>
        <w:trPr>
          <w:cantSplit w:val="0"/>
          <w:trHeight w:val="242" w:hRule="atLeast"/>
          <w:tblHeader w:val="0"/>
        </w:trPr>
        <w:tc>
          <w:tcPr>
            <w:tcBorders>
              <w:top w:color="000000" w:space="0" w:sz="4" w:val="single"/>
              <w:left w:color="000000" w:space="0" w:sz="4" w:val="single"/>
              <w:bottom w:color="000000" w:space="0" w:sz="4" w:val="single"/>
              <w:right w:color="000000" w:space="0" w:sz="4" w:val="single"/>
            </w:tcBorders>
            <w:shd w:fill="eeece1" w:val="clear"/>
            <w:vAlign w:val="center"/>
          </w:tcPr>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center"/>
              <w:rPr>
                <w:rFonts w:ascii="Arial" w:cs="Arial" w:eastAsia="Arial" w:hAnsi="Arial"/>
                <w:b w:val="1"/>
                <w:i w:val="0"/>
                <w:smallCaps w:val="0"/>
                <w:strike w:val="0"/>
                <w:color w:val="000000"/>
                <w:sz w:val="22"/>
                <w:szCs w:val="22"/>
                <w:u w:val="none"/>
                <w:shd w:fill="auto" w:val="clear"/>
                <w:vertAlign w:val="subscrip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Solution</w:t>
            </w:r>
            <w:r w:rsidDel="00000000" w:rsidR="00000000" w:rsidRPr="00000000">
              <w:rPr>
                <w:rtl w:val="0"/>
              </w:rPr>
            </w:r>
          </w:p>
        </w:tc>
      </w:tr>
      <w:tr>
        <w:trPr>
          <w:cantSplit w:val="0"/>
          <w:trHeight w:val="242"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8D">
            <w:pPr>
              <w:jc w:val="center"/>
              <w:rPr>
                <w:rFonts w:ascii="Cambria Math" w:cs="Cambria Math" w:eastAsia="Cambria Math" w:hAnsi="Cambria Math"/>
                <w:b w:val="0"/>
                <w:i w:val="0"/>
                <w:smallCaps w:val="0"/>
                <w:strike w:val="0"/>
                <w:color w:val="000000"/>
                <w:sz w:val="22"/>
                <w:szCs w:val="22"/>
                <w:u w:val="none"/>
                <w:shd w:fill="auto" w:val="clear"/>
                <w:vertAlign w:val="subscript"/>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P(C) =</m:t>
              </m:r>
              <m:f>
                <m:fPr>
                  <m:ctrlPr>
                    <w:rPr>
                      <w:rFonts w:ascii="Cambria Math" w:cs="Cambria Math" w:eastAsia="Cambria Math" w:hAnsi="Cambria Math"/>
                      <w:b w:val="0"/>
                      <w:i w:val="0"/>
                      <w:smallCaps w:val="0"/>
                      <w:strike w:val="0"/>
                      <w:color w:val="000000"/>
                      <w:sz w:val="22"/>
                      <w:szCs w:val="22"/>
                      <w:u w:val="none"/>
                      <w:shd w:fill="auto" w:val="clear"/>
                      <w:vertAlign w:val="subscript"/>
                    </w:rPr>
                  </m:ctrlPr>
                </m:fPr>
                <m:num>
                  <m:r>
                    <w:rPr>
                      <w:rFonts w:ascii="Cambria Math" w:cs="Cambria Math" w:eastAsia="Cambria Math" w:hAnsi="Cambria Math"/>
                      <w:b w:val="0"/>
                      <w:i w:val="0"/>
                      <w:smallCaps w:val="0"/>
                      <w:strike w:val="0"/>
                      <w:color w:val="000000"/>
                      <w:sz w:val="22"/>
                      <w:szCs w:val="22"/>
                      <w:u w:val="none"/>
                      <w:shd w:fill="auto" w:val="clear"/>
                      <w:vertAlign w:val="subscript"/>
                    </w:rPr>
                    <m:t xml:space="preserve">7</m:t>
                  </m:r>
                </m:num>
                <m:den>
                  <m:r>
                    <w:rPr>
                      <w:rFonts w:ascii="Cambria Math" w:cs="Cambria Math" w:eastAsia="Cambria Math" w:hAnsi="Cambria Math"/>
                      <w:b w:val="0"/>
                      <w:i w:val="0"/>
                      <w:smallCaps w:val="0"/>
                      <w:strike w:val="0"/>
                      <w:color w:val="000000"/>
                      <w:sz w:val="22"/>
                      <w:szCs w:val="22"/>
                      <w:u w:val="none"/>
                      <w:shd w:fill="auto" w:val="clear"/>
                      <w:vertAlign w:val="subscript"/>
                    </w:rPr>
                    <m:t xml:space="preserve">15</m:t>
                  </m:r>
                </m:den>
              </m:f>
            </m:oMath>
            <w:r w:rsidDel="00000000" w:rsidR="00000000" w:rsidRPr="00000000">
              <w:rPr>
                <w:rtl w:val="0"/>
              </w:rPr>
            </w:r>
          </w:p>
        </w:tc>
      </w:tr>
      <w:tr>
        <w:trPr>
          <w:cantSplit w:val="0"/>
          <w:trHeight w:val="242" w:hRule="atLeast"/>
          <w:tblHeader w:val="0"/>
        </w:trPr>
        <w:tc>
          <w:tcPr>
            <w:tcBorders>
              <w:top w:color="000000" w:space="0" w:sz="4" w:val="single"/>
              <w:left w:color="000000" w:space="0" w:sz="4" w:val="single"/>
              <w:bottom w:color="000000" w:space="0" w:sz="4" w:val="single"/>
              <w:right w:color="000000" w:space="0" w:sz="4" w:val="single"/>
            </w:tcBorders>
            <w:shd w:fill="eeece1" w:val="clear"/>
            <w:vAlign w:val="center"/>
          </w:tcPr>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center"/>
              <w:rPr>
                <w:rFonts w:ascii="Arial" w:cs="Arial" w:eastAsia="Arial" w:hAnsi="Arial"/>
                <w:b w:val="1"/>
                <w:i w:val="0"/>
                <w:smallCaps w:val="0"/>
                <w:strike w:val="0"/>
                <w:color w:val="000000"/>
                <w:sz w:val="22"/>
                <w:szCs w:val="22"/>
                <w:u w:val="none"/>
                <w:shd w:fill="auto" w:val="clear"/>
                <w:vertAlign w:val="subscrip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Specific Behaviours</w:t>
            </w:r>
            <w:r w:rsidDel="00000000" w:rsidR="00000000" w:rsidRPr="00000000">
              <w:rPr>
                <w:rtl w:val="0"/>
              </w:rPr>
            </w:r>
          </w:p>
        </w:tc>
      </w:tr>
      <w:tr>
        <w:trPr>
          <w:cantSplit w:val="0"/>
          <w:trHeight w:val="23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8F">
            <w:pPr>
              <w:rPr/>
            </w:pPr>
            <w:sdt>
              <w:sdtPr>
                <w:tag w:val="goog_rdk_17"/>
              </w:sdtPr>
              <w:sdtContent>
                <w:r w:rsidDel="00000000" w:rsidR="00000000" w:rsidRPr="00000000">
                  <w:rPr>
                    <w:rFonts w:ascii="Arial Unicode MS" w:cs="Arial Unicode MS" w:eastAsia="Arial Unicode MS" w:hAnsi="Arial Unicode MS"/>
                    <w:rtl w:val="0"/>
                  </w:rPr>
                  <w:t xml:space="preserve">✔ correct answer</w:t>
                </w:r>
              </w:sdtContent>
            </w:sdt>
          </w:p>
        </w:tc>
      </w:tr>
    </w:tbl>
    <w:p w:rsidR="00000000" w:rsidDel="00000000" w:rsidP="00000000" w:rsidRDefault="00000000" w:rsidRPr="00000000" w14:paraId="00000290">
      <w:pPr>
        <w:spacing w:line="276" w:lineRule="auto"/>
        <w:rPr/>
      </w:pPr>
      <w:r w:rsidDel="00000000" w:rsidR="00000000" w:rsidRPr="00000000">
        <w:rPr>
          <w:rtl w:val="0"/>
        </w:rPr>
      </w:r>
    </w:p>
    <w:p w:rsidR="00000000" w:rsidDel="00000000" w:rsidP="00000000" w:rsidRDefault="00000000" w:rsidRPr="00000000" w14:paraId="0000029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720"/>
        <w:jc w:val="left"/>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P</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C</m:t>
            </m:r>
          </m:e>
        </m:d>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r>
    </w:p>
    <w:tbl>
      <w:tblPr>
        <w:tblStyle w:val="Table22"/>
        <w:tblW w:w="424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48"/>
        <w:tblGridChange w:id="0">
          <w:tblGrid>
            <w:gridCol w:w="4248"/>
          </w:tblGrid>
        </w:tblGridChange>
      </w:tblGrid>
      <w:tr>
        <w:trPr>
          <w:cantSplit w:val="0"/>
          <w:trHeight w:val="242" w:hRule="atLeast"/>
          <w:tblHeader w:val="0"/>
        </w:trPr>
        <w:tc>
          <w:tcPr>
            <w:tcBorders>
              <w:top w:color="000000" w:space="0" w:sz="4" w:val="single"/>
              <w:left w:color="000000" w:space="0" w:sz="4" w:val="single"/>
              <w:bottom w:color="000000" w:space="0" w:sz="4" w:val="single"/>
              <w:right w:color="000000" w:space="0" w:sz="4" w:val="single"/>
            </w:tcBorders>
            <w:shd w:fill="eeece1" w:val="clear"/>
            <w:vAlign w:val="center"/>
          </w:tcPr>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center"/>
              <w:rPr>
                <w:rFonts w:ascii="Arial" w:cs="Arial" w:eastAsia="Arial" w:hAnsi="Arial"/>
                <w:b w:val="1"/>
                <w:i w:val="0"/>
                <w:smallCaps w:val="0"/>
                <w:strike w:val="0"/>
                <w:color w:val="000000"/>
                <w:sz w:val="22"/>
                <w:szCs w:val="22"/>
                <w:u w:val="none"/>
                <w:shd w:fill="auto" w:val="clear"/>
                <w:vertAlign w:val="subscrip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Solution</w:t>
            </w:r>
            <w:r w:rsidDel="00000000" w:rsidR="00000000" w:rsidRPr="00000000">
              <w:rPr>
                <w:rtl w:val="0"/>
              </w:rPr>
            </w:r>
          </w:p>
        </w:tc>
      </w:tr>
      <w:tr>
        <w:trPr>
          <w:cantSplit w:val="0"/>
          <w:trHeight w:val="242"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93">
            <w:pPr>
              <w:jc w:val="center"/>
              <w:rPr>
                <w:rFonts w:ascii="Cambria Math" w:cs="Cambria Math" w:eastAsia="Cambria Math" w:hAnsi="Cambria Math"/>
                <w:b w:val="0"/>
                <w:i w:val="0"/>
                <w:smallCaps w:val="0"/>
                <w:strike w:val="0"/>
                <w:color w:val="000000"/>
                <w:sz w:val="22"/>
                <w:szCs w:val="22"/>
                <w:u w:val="none"/>
                <w:shd w:fill="auto" w:val="clear"/>
                <w:vertAlign w:val="subscript"/>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P</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C</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m:t>
              </m:r>
              <m:f>
                <m:fPr>
                  <m:ctrlPr>
                    <w:rPr>
                      <w:rFonts w:ascii="Cambria Math" w:cs="Cambria Math" w:eastAsia="Cambria Math" w:hAnsi="Cambria Math"/>
                      <w:b w:val="0"/>
                      <w:i w:val="0"/>
                      <w:smallCaps w:val="0"/>
                      <w:strike w:val="0"/>
                      <w:color w:val="000000"/>
                      <w:sz w:val="22"/>
                      <w:szCs w:val="22"/>
                      <w:u w:val="none"/>
                      <w:shd w:fill="auto" w:val="clear"/>
                      <w:vertAlign w:val="subscript"/>
                    </w:rPr>
                  </m:ctrlPr>
                </m:fPr>
                <m:num>
                  <m:r>
                    <w:rPr>
                      <w:rFonts w:ascii="Cambria Math" w:cs="Cambria Math" w:eastAsia="Cambria Math" w:hAnsi="Cambria Math"/>
                      <w:b w:val="0"/>
                      <w:i w:val="0"/>
                      <w:smallCaps w:val="0"/>
                      <w:strike w:val="0"/>
                      <w:color w:val="000000"/>
                      <w:sz w:val="22"/>
                      <w:szCs w:val="22"/>
                      <w:u w:val="none"/>
                      <w:shd w:fill="auto" w:val="clear"/>
                      <w:vertAlign w:val="subscript"/>
                    </w:rPr>
                    <m:t xml:space="preserve">1</m:t>
                  </m:r>
                </m:num>
                <m:den>
                  <m:r>
                    <w:rPr>
                      <w:rFonts w:ascii="Cambria Math" w:cs="Cambria Math" w:eastAsia="Cambria Math" w:hAnsi="Cambria Math"/>
                      <w:b w:val="0"/>
                      <w:i w:val="0"/>
                      <w:smallCaps w:val="0"/>
                      <w:strike w:val="0"/>
                      <w:color w:val="000000"/>
                      <w:sz w:val="22"/>
                      <w:szCs w:val="22"/>
                      <w:u w:val="none"/>
                      <w:shd w:fill="auto" w:val="clear"/>
                      <w:vertAlign w:val="subscript"/>
                    </w:rPr>
                    <m:t xml:space="preserve">7</m:t>
                  </m:r>
                </m:den>
              </m:f>
            </m:oMath>
            <w:r w:rsidDel="00000000" w:rsidR="00000000" w:rsidRPr="00000000">
              <w:rPr>
                <w:rtl w:val="0"/>
              </w:rPr>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b w:val="0"/>
                <w:i w:val="0"/>
                <w:smallCaps w:val="0"/>
                <w:strike w:val="0"/>
                <w:color w:val="000000"/>
                <w:sz w:val="22"/>
                <w:szCs w:val="22"/>
                <w:u w:val="none"/>
                <w:shd w:fill="auto" w:val="clear"/>
                <w:vertAlign w:val="subscript"/>
              </w:rPr>
            </w:pPr>
            <w:r w:rsidDel="00000000" w:rsidR="00000000" w:rsidRPr="00000000">
              <w:rPr>
                <w:rtl w:val="0"/>
              </w:rPr>
            </w:r>
          </w:p>
        </w:tc>
      </w:tr>
      <w:tr>
        <w:trPr>
          <w:cantSplit w:val="0"/>
          <w:trHeight w:val="242" w:hRule="atLeast"/>
          <w:tblHeader w:val="0"/>
        </w:trPr>
        <w:tc>
          <w:tcPr>
            <w:tcBorders>
              <w:top w:color="000000" w:space="0" w:sz="4" w:val="single"/>
              <w:left w:color="000000" w:space="0" w:sz="4" w:val="single"/>
              <w:bottom w:color="000000" w:space="0" w:sz="4" w:val="single"/>
              <w:right w:color="000000" w:space="0" w:sz="4" w:val="single"/>
            </w:tcBorders>
            <w:shd w:fill="eeece1" w:val="clear"/>
            <w:vAlign w:val="center"/>
          </w:tcPr>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center"/>
              <w:rPr>
                <w:rFonts w:ascii="Arial" w:cs="Arial" w:eastAsia="Arial" w:hAnsi="Arial"/>
                <w:b w:val="1"/>
                <w:i w:val="0"/>
                <w:smallCaps w:val="0"/>
                <w:strike w:val="0"/>
                <w:color w:val="000000"/>
                <w:sz w:val="22"/>
                <w:szCs w:val="22"/>
                <w:u w:val="none"/>
                <w:shd w:fill="auto" w:val="clear"/>
                <w:vertAlign w:val="subscrip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Specific Behaviours</w:t>
            </w:r>
            <w:r w:rsidDel="00000000" w:rsidR="00000000" w:rsidRPr="00000000">
              <w:rPr>
                <w:rtl w:val="0"/>
              </w:rPr>
            </w:r>
          </w:p>
        </w:tc>
      </w:tr>
      <w:tr>
        <w:trPr>
          <w:cantSplit w:val="0"/>
          <w:trHeight w:val="23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96">
            <w:pPr>
              <w:rPr/>
            </w:pPr>
            <w:sdt>
              <w:sdtPr>
                <w:tag w:val="goog_rdk_18"/>
              </w:sdtPr>
              <w:sdtContent>
                <w:r w:rsidDel="00000000" w:rsidR="00000000" w:rsidRPr="00000000">
                  <w:rPr>
                    <w:rFonts w:ascii="Arial Unicode MS" w:cs="Arial Unicode MS" w:eastAsia="Arial Unicode MS" w:hAnsi="Arial Unicode MS"/>
                    <w:rtl w:val="0"/>
                  </w:rPr>
                  <w:t xml:space="preserve">✔ correct answer</w:t>
                </w:r>
              </w:sdtContent>
            </w:sdt>
          </w:p>
        </w:tc>
      </w:tr>
    </w:tbl>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ab/>
        <w:tab/>
        <w:tab/>
        <w:tab/>
        <w:tab/>
      </w:r>
      <w:r w:rsidDel="00000000" w:rsidR="00000000" w:rsidRPr="00000000">
        <w:br w:type="page"/>
      </w:r>
      <w:r w:rsidDel="00000000" w:rsidR="00000000" w:rsidRPr="00000000">
        <w:rPr>
          <w:rtl w:val="0"/>
        </w:rPr>
      </w:r>
    </w:p>
    <w:p w:rsidR="00000000" w:rsidDel="00000000" w:rsidP="00000000" w:rsidRDefault="00000000" w:rsidRPr="00000000" w14:paraId="00000298">
      <w:pPr>
        <w:rPr>
          <w:b w:val="1"/>
        </w:rPr>
      </w:pPr>
      <w:r w:rsidDel="00000000" w:rsidR="00000000" w:rsidRPr="00000000">
        <w:rPr>
          <w:rtl w:val="0"/>
        </w:rPr>
      </w:r>
    </w:p>
    <w:p w:rsidR="00000000" w:rsidDel="00000000" w:rsidP="00000000" w:rsidRDefault="00000000" w:rsidRPr="00000000" w14:paraId="00000299">
      <w:pPr>
        <w:tabs>
          <w:tab w:val="right" w:pos="9356"/>
        </w:tabs>
        <w:jc w:val="center"/>
        <w:rPr>
          <w:b w:val="1"/>
        </w:rPr>
        <w:sectPr>
          <w:headerReference r:id="rId107" w:type="default"/>
          <w:headerReference r:id="rId108" w:type="first"/>
          <w:headerReference r:id="rId109" w:type="even"/>
          <w:footerReference r:id="rId110" w:type="default"/>
          <w:pgSz w:h="16838" w:w="11906" w:orient="portrait"/>
          <w:pgMar w:bottom="862" w:top="862" w:left="1298" w:right="1298" w:header="709" w:footer="709"/>
          <w:pgNumType w:start="1"/>
          <w:titlePg w:val="1"/>
        </w:sectPr>
      </w:pPr>
      <w:bookmarkStart w:colFirst="0" w:colLast="0" w:name="_heading=h.17dp8vu" w:id="10"/>
      <w:bookmarkEnd w:id="10"/>
      <w:r w:rsidDel="00000000" w:rsidR="00000000" w:rsidRPr="00000000">
        <w:rPr>
          <w:b w:val="1"/>
          <w:rtl w:val="0"/>
        </w:rPr>
        <w:t xml:space="preserve">END of SECTION</w:t>
      </w:r>
    </w:p>
    <w:p w:rsidR="00000000" w:rsidDel="00000000" w:rsidP="00000000" w:rsidRDefault="00000000" w:rsidRPr="00000000" w14:paraId="0000029A">
      <w:pPr>
        <w:tabs>
          <w:tab w:val="right" w:pos="9356"/>
        </w:tabs>
        <w:rPr>
          <w:b w:val="1"/>
        </w:rPr>
      </w:pPr>
      <w:r w:rsidDel="00000000" w:rsidR="00000000" w:rsidRPr="00000000">
        <w:rPr>
          <w:rtl w:val="0"/>
        </w:rPr>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Additional working space</w:t>
      </w:r>
    </w:p>
    <w:p w:rsidR="00000000" w:rsidDel="00000000" w:rsidP="00000000" w:rsidRDefault="00000000" w:rsidRPr="00000000" w14:paraId="0000029C">
      <w:pPr>
        <w:tabs>
          <w:tab w:val="right" w:pos="2880"/>
        </w:tabs>
        <w:spacing w:before="320" w:lineRule="auto"/>
        <w:rPr>
          <w:sz w:val="6"/>
          <w:szCs w:val="6"/>
        </w:rPr>
      </w:pPr>
      <w:r w:rsidDel="00000000" w:rsidR="00000000" w:rsidRPr="00000000">
        <w:rPr>
          <w:rtl w:val="0"/>
        </w:rPr>
        <w:t xml:space="preserve">Question number:  </w:t>
      </w:r>
      <w:r w:rsidDel="00000000" w:rsidR="00000000" w:rsidRPr="00000000">
        <w:rPr>
          <w:sz w:val="6"/>
          <w:szCs w:val="6"/>
          <w:rtl w:val="0"/>
        </w:rPr>
        <w:tab/>
      </w:r>
    </w:p>
    <w:p w:rsidR="00000000" w:rsidDel="00000000" w:rsidP="00000000" w:rsidRDefault="00000000" w:rsidRPr="00000000" w14:paraId="0000029D">
      <w:pPr>
        <w:tabs>
          <w:tab w:val="right" w:pos="9356"/>
        </w:tabs>
        <w:rPr>
          <w:b w:val="1"/>
        </w:rPr>
      </w:pPr>
      <w:r w:rsidDel="00000000" w:rsidR="00000000" w:rsidRPr="00000000">
        <w:rPr>
          <w:rtl w:val="0"/>
        </w:rPr>
      </w:r>
    </w:p>
    <w:p w:rsidR="00000000" w:rsidDel="00000000" w:rsidP="00000000" w:rsidRDefault="00000000" w:rsidRPr="00000000" w14:paraId="0000029E">
      <w:pPr>
        <w:tabs>
          <w:tab w:val="right" w:pos="9356"/>
        </w:tabs>
        <w:rPr>
          <w:b w:val="1"/>
        </w:rPr>
      </w:pPr>
      <w:r w:rsidDel="00000000" w:rsidR="00000000" w:rsidRPr="00000000">
        <w:rPr>
          <w:rtl w:val="0"/>
        </w:rPr>
      </w:r>
    </w:p>
    <w:p w:rsidR="00000000" w:rsidDel="00000000" w:rsidP="00000000" w:rsidRDefault="00000000" w:rsidRPr="00000000" w14:paraId="0000029F">
      <w:pPr>
        <w:tabs>
          <w:tab w:val="right" w:pos="9356"/>
        </w:tabs>
        <w:rPr>
          <w:b w:val="1"/>
        </w:rPr>
      </w:pPr>
      <w:r w:rsidDel="00000000" w:rsidR="00000000" w:rsidRPr="00000000">
        <w:rPr>
          <w:rtl w:val="0"/>
        </w:rPr>
      </w:r>
    </w:p>
    <w:p w:rsidR="00000000" w:rsidDel="00000000" w:rsidP="00000000" w:rsidRDefault="00000000" w:rsidRPr="00000000" w14:paraId="000002A0">
      <w:pPr>
        <w:tabs>
          <w:tab w:val="right" w:pos="9356"/>
        </w:tabs>
        <w:rPr>
          <w:b w:val="1"/>
        </w:rPr>
      </w:pPr>
      <w:r w:rsidDel="00000000" w:rsidR="00000000" w:rsidRPr="00000000">
        <w:rPr>
          <w:rtl w:val="0"/>
        </w:rPr>
      </w:r>
    </w:p>
    <w:p w:rsidR="00000000" w:rsidDel="00000000" w:rsidP="00000000" w:rsidRDefault="00000000" w:rsidRPr="00000000" w14:paraId="000002A1">
      <w:pPr>
        <w:tabs>
          <w:tab w:val="right" w:pos="9356"/>
        </w:tabs>
        <w:rPr>
          <w:b w:val="1"/>
        </w:rPr>
      </w:pPr>
      <w:r w:rsidDel="00000000" w:rsidR="00000000" w:rsidRPr="00000000">
        <w:rPr>
          <w:rtl w:val="0"/>
        </w:rPr>
      </w:r>
    </w:p>
    <w:p w:rsidR="00000000" w:rsidDel="00000000" w:rsidP="00000000" w:rsidRDefault="00000000" w:rsidRPr="00000000" w14:paraId="000002A2">
      <w:pPr>
        <w:tabs>
          <w:tab w:val="right" w:pos="9356"/>
        </w:tabs>
        <w:rPr>
          <w:b w:val="1"/>
        </w:rPr>
      </w:pPr>
      <w:r w:rsidDel="00000000" w:rsidR="00000000" w:rsidRPr="00000000">
        <w:rPr>
          <w:rtl w:val="0"/>
        </w:rPr>
      </w:r>
    </w:p>
    <w:p w:rsidR="00000000" w:rsidDel="00000000" w:rsidP="00000000" w:rsidRDefault="00000000" w:rsidRPr="00000000" w14:paraId="000002A3">
      <w:pPr>
        <w:tabs>
          <w:tab w:val="right" w:pos="9356"/>
        </w:tabs>
        <w:rPr>
          <w:b w:val="1"/>
        </w:rPr>
      </w:pPr>
      <w:r w:rsidDel="00000000" w:rsidR="00000000" w:rsidRPr="00000000">
        <w:rPr>
          <w:rtl w:val="0"/>
        </w:rPr>
      </w:r>
    </w:p>
    <w:p w:rsidR="00000000" w:rsidDel="00000000" w:rsidP="00000000" w:rsidRDefault="00000000" w:rsidRPr="00000000" w14:paraId="000002A4">
      <w:pPr>
        <w:tabs>
          <w:tab w:val="right" w:pos="9356"/>
        </w:tabs>
        <w:rPr>
          <w:b w:val="1"/>
        </w:rPr>
      </w:pPr>
      <w:r w:rsidDel="00000000" w:rsidR="00000000" w:rsidRPr="00000000">
        <w:rPr>
          <w:rtl w:val="0"/>
        </w:rPr>
      </w:r>
    </w:p>
    <w:p w:rsidR="00000000" w:rsidDel="00000000" w:rsidP="00000000" w:rsidRDefault="00000000" w:rsidRPr="00000000" w14:paraId="000002A5">
      <w:pPr>
        <w:tabs>
          <w:tab w:val="right" w:pos="9356"/>
        </w:tabs>
        <w:rPr>
          <w:b w:val="1"/>
        </w:rPr>
      </w:pPr>
      <w:r w:rsidDel="00000000" w:rsidR="00000000" w:rsidRPr="00000000">
        <w:rPr>
          <w:rtl w:val="0"/>
        </w:rPr>
      </w:r>
    </w:p>
    <w:p w:rsidR="00000000" w:rsidDel="00000000" w:rsidP="00000000" w:rsidRDefault="00000000" w:rsidRPr="00000000" w14:paraId="000002A6">
      <w:pPr>
        <w:tabs>
          <w:tab w:val="right" w:pos="9356"/>
        </w:tabs>
        <w:rPr>
          <w:b w:val="1"/>
        </w:rPr>
      </w:pPr>
      <w:r w:rsidDel="00000000" w:rsidR="00000000" w:rsidRPr="00000000">
        <w:rPr>
          <w:rtl w:val="0"/>
        </w:rPr>
      </w:r>
    </w:p>
    <w:p w:rsidR="00000000" w:rsidDel="00000000" w:rsidP="00000000" w:rsidRDefault="00000000" w:rsidRPr="00000000" w14:paraId="000002A7">
      <w:pPr>
        <w:tabs>
          <w:tab w:val="right" w:pos="9356"/>
        </w:tabs>
        <w:rPr>
          <w:b w:val="1"/>
        </w:rPr>
      </w:pPr>
      <w:r w:rsidDel="00000000" w:rsidR="00000000" w:rsidRPr="00000000">
        <w:rPr>
          <w:rtl w:val="0"/>
        </w:rPr>
      </w:r>
    </w:p>
    <w:p w:rsidR="00000000" w:rsidDel="00000000" w:rsidP="00000000" w:rsidRDefault="00000000" w:rsidRPr="00000000" w14:paraId="000002A8">
      <w:pPr>
        <w:tabs>
          <w:tab w:val="right" w:pos="9356"/>
        </w:tabs>
        <w:rPr>
          <w:b w:val="1"/>
        </w:rPr>
      </w:pPr>
      <w:r w:rsidDel="00000000" w:rsidR="00000000" w:rsidRPr="00000000">
        <w:rPr>
          <w:rtl w:val="0"/>
        </w:rPr>
      </w:r>
    </w:p>
    <w:p w:rsidR="00000000" w:rsidDel="00000000" w:rsidP="00000000" w:rsidRDefault="00000000" w:rsidRPr="00000000" w14:paraId="000002A9">
      <w:pPr>
        <w:tabs>
          <w:tab w:val="right" w:pos="9356"/>
        </w:tabs>
        <w:rPr>
          <w:b w:val="1"/>
        </w:rPr>
      </w:pPr>
      <w:r w:rsidDel="00000000" w:rsidR="00000000" w:rsidRPr="00000000">
        <w:rPr>
          <w:rtl w:val="0"/>
        </w:rPr>
      </w:r>
    </w:p>
    <w:p w:rsidR="00000000" w:rsidDel="00000000" w:rsidP="00000000" w:rsidRDefault="00000000" w:rsidRPr="00000000" w14:paraId="000002AA">
      <w:pPr>
        <w:tabs>
          <w:tab w:val="right" w:pos="9356"/>
        </w:tabs>
        <w:rPr>
          <w:b w:val="1"/>
        </w:rPr>
      </w:pPr>
      <w:r w:rsidDel="00000000" w:rsidR="00000000" w:rsidRPr="00000000">
        <w:rPr>
          <w:rtl w:val="0"/>
        </w:rPr>
      </w:r>
    </w:p>
    <w:p w:rsidR="00000000" w:rsidDel="00000000" w:rsidP="00000000" w:rsidRDefault="00000000" w:rsidRPr="00000000" w14:paraId="000002AB">
      <w:pPr>
        <w:tabs>
          <w:tab w:val="left" w:pos="1218"/>
        </w:tabs>
        <w:rPr>
          <w:b w:val="1"/>
        </w:rPr>
      </w:pPr>
      <w:r w:rsidDel="00000000" w:rsidR="00000000" w:rsidRPr="00000000">
        <w:rPr>
          <w:b w:val="1"/>
          <w:rtl w:val="0"/>
        </w:rPr>
        <w:tab/>
      </w:r>
    </w:p>
    <w:p w:rsidR="00000000" w:rsidDel="00000000" w:rsidP="00000000" w:rsidRDefault="00000000" w:rsidRPr="00000000" w14:paraId="000002AC">
      <w:pPr>
        <w:tabs>
          <w:tab w:val="left" w:pos="1218"/>
        </w:tabs>
        <w:rPr>
          <w:b w:val="1"/>
        </w:rPr>
      </w:pPr>
      <w:r w:rsidDel="00000000" w:rsidR="00000000" w:rsidRPr="00000000">
        <w:rPr>
          <w:rtl w:val="0"/>
        </w:rPr>
      </w:r>
    </w:p>
    <w:p w:rsidR="00000000" w:rsidDel="00000000" w:rsidP="00000000" w:rsidRDefault="00000000" w:rsidRPr="00000000" w14:paraId="000002AD">
      <w:pPr>
        <w:jc w:val="center"/>
        <w:rPr/>
      </w:pPr>
      <w:r w:rsidDel="00000000" w:rsidR="00000000" w:rsidRPr="00000000">
        <w:rPr>
          <w:rtl w:val="0"/>
        </w:rPr>
      </w:r>
    </w:p>
    <w:p w:rsidR="00000000" w:rsidDel="00000000" w:rsidP="00000000" w:rsidRDefault="00000000" w:rsidRPr="00000000" w14:paraId="000002AE">
      <w:pPr>
        <w:rPr/>
      </w:pPr>
      <w:r w:rsidDel="00000000" w:rsidR="00000000" w:rsidRPr="00000000">
        <w:rPr>
          <w:rtl w:val="0"/>
        </w:rPr>
        <w:t xml:space="preserve"> </w:t>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rPr>
          <w:b w:val="1"/>
        </w:rPr>
      </w:pPr>
      <w:r w:rsidDel="00000000" w:rsidR="00000000" w:rsidRPr="00000000">
        <w:rPr>
          <w:rtl w:val="0"/>
        </w:rPr>
      </w:r>
    </w:p>
    <w:p w:rsidR="00000000" w:rsidDel="00000000" w:rsidP="00000000" w:rsidRDefault="00000000" w:rsidRPr="00000000" w14:paraId="000002CD">
      <w:pPr>
        <w:rPr>
          <w:b w:val="1"/>
        </w:rPr>
      </w:pPr>
      <w:r w:rsidDel="00000000" w:rsidR="00000000" w:rsidRPr="00000000">
        <w:rPr>
          <w:rtl w:val="0"/>
        </w:rPr>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ind w:left="720" w:hanging="720"/>
        <w:rPr>
          <w:b w:val="1"/>
        </w:rPr>
      </w:pPr>
      <w:r w:rsidDel="00000000" w:rsidR="00000000" w:rsidRPr="00000000">
        <w:br w:type="page"/>
      </w:r>
      <w:r w:rsidDel="00000000" w:rsidR="00000000" w:rsidRPr="00000000">
        <w:rPr>
          <w:rtl w:val="0"/>
        </w:rPr>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Additional working space</w:t>
      </w:r>
    </w:p>
    <w:p w:rsidR="00000000" w:rsidDel="00000000" w:rsidP="00000000" w:rsidRDefault="00000000" w:rsidRPr="00000000" w14:paraId="000002D5">
      <w:pPr>
        <w:tabs>
          <w:tab w:val="right" w:pos="2880"/>
        </w:tabs>
        <w:spacing w:before="320" w:lineRule="auto"/>
        <w:rPr>
          <w:sz w:val="6"/>
          <w:szCs w:val="6"/>
        </w:rPr>
      </w:pPr>
      <w:r w:rsidDel="00000000" w:rsidR="00000000" w:rsidRPr="00000000">
        <w:rPr>
          <w:rtl w:val="0"/>
        </w:rPr>
        <w:t xml:space="preserve">Question number:  </w:t>
      </w:r>
      <w:r w:rsidDel="00000000" w:rsidR="00000000" w:rsidRPr="00000000">
        <w:rPr>
          <w:sz w:val="6"/>
          <w:szCs w:val="6"/>
          <w:rtl w:val="0"/>
        </w:rPr>
        <w:tab/>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rPr/>
      </w:pPr>
      <w:r w:rsidDel="00000000" w:rsidR="00000000" w:rsidRPr="00000000">
        <w:rPr>
          <w:rtl w:val="0"/>
        </w:rPr>
      </w:r>
    </w:p>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ind w:left="720" w:hanging="720"/>
        <w:rPr>
          <w:b w:val="1"/>
        </w:rPr>
      </w:pPr>
      <w:r w:rsidDel="00000000" w:rsidR="00000000" w:rsidRPr="00000000">
        <w:br w:type="page"/>
      </w:r>
      <w:r w:rsidDel="00000000" w:rsidR="00000000" w:rsidRPr="00000000">
        <w:rPr>
          <w:rtl w:val="0"/>
        </w:rPr>
      </w:r>
    </w:p>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Additional working space</w:t>
      </w:r>
    </w:p>
    <w:p w:rsidR="00000000" w:rsidDel="00000000" w:rsidP="00000000" w:rsidRDefault="00000000" w:rsidRPr="00000000" w14:paraId="000002E8">
      <w:pPr>
        <w:tabs>
          <w:tab w:val="right" w:pos="2880"/>
        </w:tabs>
        <w:spacing w:before="320" w:lineRule="auto"/>
        <w:rPr>
          <w:sz w:val="6"/>
          <w:szCs w:val="6"/>
        </w:rPr>
      </w:pPr>
      <w:r w:rsidDel="00000000" w:rsidR="00000000" w:rsidRPr="00000000">
        <w:rPr>
          <w:rtl w:val="0"/>
        </w:rPr>
        <w:t xml:space="preserve">Question number:  </w:t>
      </w:r>
      <w:r w:rsidDel="00000000" w:rsidR="00000000" w:rsidRPr="00000000">
        <w:rPr>
          <w:sz w:val="6"/>
          <w:szCs w:val="6"/>
          <w:rtl w:val="0"/>
        </w:rPr>
        <w:tab/>
      </w:r>
    </w:p>
    <w:p w:rsidR="00000000" w:rsidDel="00000000" w:rsidP="00000000" w:rsidRDefault="00000000" w:rsidRPr="00000000" w14:paraId="000002E9">
      <w:pPr>
        <w:ind w:left="1800" w:hanging="1800"/>
        <w:rPr>
          <w:b w:val="1"/>
          <w:i w:val="1"/>
        </w:rPr>
      </w:pPr>
      <w:r w:rsidDel="00000000" w:rsidR="00000000" w:rsidRPr="00000000">
        <w:rPr>
          <w:rtl w:val="0"/>
        </w:rPr>
      </w:r>
    </w:p>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sectPr>
          <w:footerReference r:id="rId111" w:type="default"/>
          <w:footerReference r:id="rId112" w:type="even"/>
          <w:type w:val="nextPage"/>
          <w:pgSz w:h="16838" w:w="11906" w:orient="portrait"/>
          <w:pgMar w:bottom="864" w:top="864" w:left="1296" w:right="1296" w:header="706" w:footer="706"/>
        </w:sectPr>
      </w:pPr>
      <w:r w:rsidDel="00000000" w:rsidR="00000000" w:rsidRPr="00000000">
        <w:rPr>
          <w:rtl w:val="0"/>
        </w:rPr>
      </w:r>
    </w:p>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Additional working space</w:t>
      </w:r>
    </w:p>
    <w:p w:rsidR="00000000" w:rsidDel="00000000" w:rsidP="00000000" w:rsidRDefault="00000000" w:rsidRPr="00000000" w14:paraId="000002ED">
      <w:pPr>
        <w:tabs>
          <w:tab w:val="right" w:pos="2880"/>
        </w:tabs>
        <w:spacing w:before="320" w:lineRule="auto"/>
        <w:rPr>
          <w:sz w:val="6"/>
          <w:szCs w:val="6"/>
        </w:rPr>
      </w:pPr>
      <w:r w:rsidDel="00000000" w:rsidR="00000000" w:rsidRPr="00000000">
        <w:rPr>
          <w:rtl w:val="0"/>
        </w:rPr>
        <w:t xml:space="preserve">Question number:  </w:t>
      </w:r>
      <w:r w:rsidDel="00000000" w:rsidR="00000000" w:rsidRPr="00000000">
        <w:rPr>
          <w:sz w:val="6"/>
          <w:szCs w:val="6"/>
          <w:rtl w:val="0"/>
        </w:rPr>
        <w:tab/>
      </w:r>
    </w:p>
    <w:p w:rsidR="00000000" w:rsidDel="00000000" w:rsidP="00000000" w:rsidRDefault="00000000" w:rsidRPr="00000000" w14:paraId="000002EE">
      <w:pPr>
        <w:tabs>
          <w:tab w:val="right" w:pos="2880"/>
        </w:tabs>
        <w:spacing w:before="320" w:lineRule="auto"/>
        <w:rPr>
          <w:sz w:val="6"/>
          <w:szCs w:val="6"/>
        </w:rPr>
      </w:pPr>
      <w:r w:rsidDel="00000000" w:rsidR="00000000" w:rsidRPr="00000000">
        <w:rPr>
          <w:rtl w:val="0"/>
        </w:rPr>
      </w:r>
    </w:p>
    <w:p w:rsidR="00000000" w:rsidDel="00000000" w:rsidP="00000000" w:rsidRDefault="00000000" w:rsidRPr="00000000" w14:paraId="000002EF">
      <w:pPr>
        <w:tabs>
          <w:tab w:val="right" w:pos="2880"/>
        </w:tabs>
        <w:spacing w:before="320" w:lineRule="auto"/>
        <w:rPr>
          <w:sz w:val="6"/>
          <w:szCs w:val="6"/>
        </w:rPr>
      </w:pPr>
      <w:r w:rsidDel="00000000" w:rsidR="00000000" w:rsidRPr="00000000">
        <w:rPr>
          <w:rtl w:val="0"/>
        </w:rPr>
      </w:r>
    </w:p>
    <w:p w:rsidR="00000000" w:rsidDel="00000000" w:rsidP="00000000" w:rsidRDefault="00000000" w:rsidRPr="00000000" w14:paraId="000002F0">
      <w:pPr>
        <w:tabs>
          <w:tab w:val="right" w:pos="2880"/>
        </w:tabs>
        <w:spacing w:before="320" w:lineRule="auto"/>
        <w:rPr>
          <w:sz w:val="6"/>
          <w:szCs w:val="6"/>
        </w:rPr>
      </w:pPr>
      <w:r w:rsidDel="00000000" w:rsidR="00000000" w:rsidRPr="00000000">
        <w:rPr>
          <w:rtl w:val="0"/>
        </w:rPr>
      </w:r>
    </w:p>
    <w:p w:rsidR="00000000" w:rsidDel="00000000" w:rsidP="00000000" w:rsidRDefault="00000000" w:rsidRPr="00000000" w14:paraId="000002F1">
      <w:pPr>
        <w:tabs>
          <w:tab w:val="right" w:pos="2880"/>
        </w:tabs>
        <w:spacing w:before="320" w:lineRule="auto"/>
        <w:rPr>
          <w:sz w:val="6"/>
          <w:szCs w:val="6"/>
        </w:rPr>
      </w:pPr>
      <w:r w:rsidDel="00000000" w:rsidR="00000000" w:rsidRPr="00000000">
        <w:rPr>
          <w:rtl w:val="0"/>
        </w:rPr>
      </w:r>
    </w:p>
    <w:p w:rsidR="00000000" w:rsidDel="00000000" w:rsidP="00000000" w:rsidRDefault="00000000" w:rsidRPr="00000000" w14:paraId="000002F2">
      <w:pPr>
        <w:tabs>
          <w:tab w:val="right" w:pos="2880"/>
        </w:tabs>
        <w:spacing w:before="320" w:lineRule="auto"/>
        <w:rPr>
          <w:sz w:val="6"/>
          <w:szCs w:val="6"/>
        </w:rPr>
      </w:pPr>
      <w:r w:rsidDel="00000000" w:rsidR="00000000" w:rsidRPr="00000000">
        <w:rPr>
          <w:rtl w:val="0"/>
        </w:rPr>
      </w:r>
    </w:p>
    <w:p w:rsidR="00000000" w:rsidDel="00000000" w:rsidP="00000000" w:rsidRDefault="00000000" w:rsidRPr="00000000" w14:paraId="000002F3">
      <w:pPr>
        <w:tabs>
          <w:tab w:val="right" w:pos="2880"/>
        </w:tabs>
        <w:spacing w:before="320" w:lineRule="auto"/>
        <w:rPr>
          <w:sz w:val="6"/>
          <w:szCs w:val="6"/>
        </w:rPr>
      </w:pPr>
      <w:r w:rsidDel="00000000" w:rsidR="00000000" w:rsidRPr="00000000">
        <w:rPr>
          <w:rtl w:val="0"/>
        </w:rPr>
      </w:r>
    </w:p>
    <w:p w:rsidR="00000000" w:rsidDel="00000000" w:rsidP="00000000" w:rsidRDefault="00000000" w:rsidRPr="00000000" w14:paraId="000002F4">
      <w:pPr>
        <w:tabs>
          <w:tab w:val="right" w:pos="2880"/>
        </w:tabs>
        <w:spacing w:before="320" w:lineRule="auto"/>
        <w:rPr>
          <w:sz w:val="6"/>
          <w:szCs w:val="6"/>
        </w:rPr>
      </w:pPr>
      <w:r w:rsidDel="00000000" w:rsidR="00000000" w:rsidRPr="00000000">
        <w:rPr>
          <w:rtl w:val="0"/>
        </w:rPr>
      </w:r>
    </w:p>
    <w:p w:rsidR="00000000" w:rsidDel="00000000" w:rsidP="00000000" w:rsidRDefault="00000000" w:rsidRPr="00000000" w14:paraId="000002F5">
      <w:pPr>
        <w:tabs>
          <w:tab w:val="right" w:pos="2880"/>
        </w:tabs>
        <w:spacing w:before="320" w:lineRule="auto"/>
        <w:rPr>
          <w:sz w:val="6"/>
          <w:szCs w:val="6"/>
        </w:rPr>
      </w:pPr>
      <w:r w:rsidDel="00000000" w:rsidR="00000000" w:rsidRPr="00000000">
        <w:rPr>
          <w:rtl w:val="0"/>
        </w:rPr>
      </w:r>
    </w:p>
    <w:p w:rsidR="00000000" w:rsidDel="00000000" w:rsidP="00000000" w:rsidRDefault="00000000" w:rsidRPr="00000000" w14:paraId="000002F6">
      <w:pPr>
        <w:tabs>
          <w:tab w:val="right" w:pos="2880"/>
        </w:tabs>
        <w:spacing w:before="320" w:lineRule="auto"/>
        <w:rPr>
          <w:sz w:val="6"/>
          <w:szCs w:val="6"/>
        </w:rPr>
      </w:pPr>
      <w:r w:rsidDel="00000000" w:rsidR="00000000" w:rsidRPr="00000000">
        <w:rPr>
          <w:rtl w:val="0"/>
        </w:rPr>
      </w:r>
    </w:p>
    <w:p w:rsidR="00000000" w:rsidDel="00000000" w:rsidP="00000000" w:rsidRDefault="00000000" w:rsidRPr="00000000" w14:paraId="000002F7">
      <w:pPr>
        <w:tabs>
          <w:tab w:val="right" w:pos="2880"/>
        </w:tabs>
        <w:spacing w:before="320" w:lineRule="auto"/>
        <w:rPr>
          <w:sz w:val="6"/>
          <w:szCs w:val="6"/>
        </w:rPr>
      </w:pPr>
      <w:r w:rsidDel="00000000" w:rsidR="00000000" w:rsidRPr="00000000">
        <w:rPr>
          <w:rtl w:val="0"/>
        </w:rPr>
      </w:r>
    </w:p>
    <w:p w:rsidR="00000000" w:rsidDel="00000000" w:rsidP="00000000" w:rsidRDefault="00000000" w:rsidRPr="00000000" w14:paraId="000002F8">
      <w:pPr>
        <w:tabs>
          <w:tab w:val="right" w:pos="2880"/>
        </w:tabs>
        <w:spacing w:before="320" w:lineRule="auto"/>
        <w:rPr>
          <w:sz w:val="6"/>
          <w:szCs w:val="6"/>
        </w:rPr>
      </w:pPr>
      <w:r w:rsidDel="00000000" w:rsidR="00000000" w:rsidRPr="00000000">
        <w:rPr>
          <w:rtl w:val="0"/>
        </w:rPr>
      </w:r>
    </w:p>
    <w:p w:rsidR="00000000" w:rsidDel="00000000" w:rsidP="00000000" w:rsidRDefault="00000000" w:rsidRPr="00000000" w14:paraId="000002F9">
      <w:pPr>
        <w:tabs>
          <w:tab w:val="right" w:pos="2880"/>
        </w:tabs>
        <w:spacing w:before="320" w:lineRule="auto"/>
        <w:rPr>
          <w:sz w:val="6"/>
          <w:szCs w:val="6"/>
        </w:rPr>
        <w:sectPr>
          <w:footerReference r:id="rId113" w:type="default"/>
          <w:type w:val="nextPage"/>
          <w:pgSz w:h="16838" w:w="11906" w:orient="portrait"/>
          <w:pgMar w:bottom="864" w:top="864" w:left="1296" w:right="1296" w:header="706" w:footer="706"/>
        </w:sectPr>
      </w:pPr>
      <w:r w:rsidDel="00000000" w:rsidR="00000000" w:rsidRPr="00000000">
        <w:rPr>
          <w:rtl w:val="0"/>
        </w:rPr>
      </w:r>
    </w:p>
    <w:p w:rsidR="00000000" w:rsidDel="00000000" w:rsidP="00000000" w:rsidRDefault="00000000" w:rsidRPr="00000000" w14:paraId="000002FA">
      <w:pPr>
        <w:tabs>
          <w:tab w:val="left" w:pos="5220"/>
        </w:tabs>
        <w:rPr/>
      </w:pPr>
      <w:r w:rsidDel="00000000" w:rsidR="00000000" w:rsidRPr="00000000">
        <w:rPr>
          <w:rtl w:val="0"/>
        </w:rPr>
      </w:r>
    </w:p>
    <w:sectPr>
      <w:headerReference r:id="rId114" w:type="default"/>
      <w:headerReference r:id="rId115" w:type="even"/>
      <w:footerReference r:id="rId116" w:type="default"/>
      <w:footerReference r:id="rId117" w:type="even"/>
      <w:type w:val="nextPage"/>
      <w:pgSz w:h="16838" w:w="11906" w:orient="portrait"/>
      <w:pgMar w:bottom="864" w:top="864" w:left="1296" w:right="1296" w:header="706" w:footer="706"/>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Arial Unicode MS"/>
  <w:font w:name="Wingdings"/>
  <w:font w:name="Cambria Math">
    <w:embedRegular w:fontKey="{00000000-0000-0000-0000-000000000000}" r:id="rId83" w:subsetted="0"/>
  </w:font>
  <w:font w:name="Wingdings 2"/>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4">
    <w:pPr>
      <w:tabs>
        <w:tab w:val="center" w:pos="4680"/>
      </w:tabs>
      <w:rPr>
        <w:b w:val="1"/>
      </w:rPr>
    </w:pPr>
    <w:r w:rsidDel="00000000" w:rsidR="00000000" w:rsidRPr="00000000">
      <w:rPr>
        <w:rtl w:val="0"/>
      </w:rPr>
      <w:tab/>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5">
    <w:pPr>
      <w:tabs>
        <w:tab w:val="center" w:pos="4680"/>
      </w:tabs>
      <w:rPr>
        <w:b w:val="1"/>
      </w:rPr>
    </w:pPr>
    <w:r w:rsidDel="00000000" w:rsidR="00000000" w:rsidRPr="00000000">
      <w:rPr>
        <w:rtl w:val="0"/>
      </w:rPr>
      <w:tab/>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 w:val="center" w:pos="4678"/>
        <w:tab w:val="right" w:pos="9214"/>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MATHEMATICS</w:t>
      <w:tab/>
    </w:r>
    <w:r w:rsidDel="00000000" w:rsidR="00000000" w:rsidRPr="00000000">
      <w:rPr>
        <w:rFonts w:ascii="Arial" w:cs="Arial" w:eastAsia="Arial" w:hAnsi="Arial"/>
        <w:b w:val="1"/>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CALCULATOR ASSUMED</w:t>
    </w:r>
  </w:p>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 w:val="center" w:pos="4678"/>
        <w:tab w:val="right" w:pos="9214"/>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MATHEMATICS</w:t>
      <w:tab/>
    </w:r>
    <w:r w:rsidDel="00000000" w:rsidR="00000000" w:rsidRPr="00000000">
      <w:rPr>
        <w:rFonts w:ascii="Arial" w:cs="Arial" w:eastAsia="Arial" w:hAnsi="Arial"/>
        <w:b w:val="1"/>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CALCULATOR-ASSUMED</w:t>
    </w:r>
  </w:p>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 w:val="center" w:pos="4678"/>
        <w:tab w:val="right" w:pos="9214"/>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MATHEMATICS</w:t>
      <w:tab/>
    </w:r>
    <w:r w:rsidDel="00000000" w:rsidR="00000000" w:rsidRPr="00000000">
      <w:rPr>
        <w:rFonts w:ascii="Arial" w:cs="Arial" w:eastAsia="Arial" w:hAnsi="Arial"/>
        <w:b w:val="1"/>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CALCULATOR ASSUMED</w:t>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lowerRoman"/>
      <w:lvlText w:val="%1."/>
      <w:lvlJc w:val="left"/>
      <w:pPr>
        <w:ind w:left="1440" w:hanging="72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
    <w:lvl w:ilvl="0">
      <w:start w:val="1"/>
      <w:numFmt w:val="lowerRoman"/>
      <w:lvlText w:val="%1."/>
      <w:lvlJc w:val="left"/>
      <w:pPr>
        <w:ind w:left="1440" w:hanging="72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4">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3"/>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b w:val="1"/>
      <w:sz w:val="36"/>
      <w:szCs w:val="36"/>
    </w:rPr>
  </w:style>
  <w:style w:type="paragraph" w:styleId="Heading2">
    <w:name w:val="heading 2"/>
    <w:basedOn w:val="Normal"/>
    <w:next w:val="Normal"/>
    <w:pPr>
      <w:keepNext w:val="1"/>
      <w:keepLines w:val="1"/>
      <w:spacing w:before="40" w:lineRule="auto"/>
    </w:pPr>
    <w:rPr>
      <w:b w:val="1"/>
      <w:sz w:val="28"/>
      <w:szCs w:val="28"/>
    </w:rPr>
  </w:style>
  <w:style w:type="paragraph" w:styleId="Heading3">
    <w:name w:val="heading 3"/>
    <w:basedOn w:val="Normal"/>
    <w:next w:val="Normal"/>
    <w:pPr>
      <w:jc w:val="right"/>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rsid w:val="00867A21"/>
    <w:pPr>
      <w:ind w:left="0" w:firstLine="0"/>
    </w:pPr>
    <w:rPr>
      <w:rFonts w:eastAsia="Times New Roman"/>
      <w:lang w:val="en-US"/>
    </w:rPr>
  </w:style>
  <w:style w:type="paragraph" w:styleId="Heading1">
    <w:name w:val="heading 1"/>
    <w:basedOn w:val="Normal"/>
    <w:next w:val="Normal"/>
    <w:link w:val="Heading1Char"/>
    <w:qFormat w:val="1"/>
    <w:rsid w:val="004E5992"/>
    <w:pPr>
      <w:keepNext w:val="1"/>
      <w:keepLines w:val="1"/>
      <w:spacing w:before="240"/>
      <w:contextualSpacing w:val="1"/>
      <w:outlineLvl w:val="0"/>
    </w:pPr>
    <w:rPr>
      <w:rFonts w:cstheme="majorBidi" w:eastAsiaTheme="majorEastAsia"/>
      <w:b w:val="1"/>
      <w:sz w:val="36"/>
      <w:szCs w:val="32"/>
      <w:lang w:val="en-AU"/>
    </w:rPr>
  </w:style>
  <w:style w:type="paragraph" w:styleId="Heading2">
    <w:name w:val="heading 2"/>
    <w:basedOn w:val="Normal"/>
    <w:next w:val="Normal"/>
    <w:link w:val="Heading2Char"/>
    <w:unhideWhenUsed w:val="1"/>
    <w:qFormat w:val="1"/>
    <w:rsid w:val="004E5992"/>
    <w:pPr>
      <w:keepNext w:val="1"/>
      <w:keepLines w:val="1"/>
      <w:spacing w:before="40"/>
      <w:contextualSpacing w:val="1"/>
      <w:outlineLvl w:val="1"/>
    </w:pPr>
    <w:rPr>
      <w:rFonts w:cstheme="majorBidi" w:eastAsiaTheme="majorEastAsia"/>
      <w:b w:val="1"/>
      <w:sz w:val="28"/>
      <w:szCs w:val="26"/>
      <w:lang w:val="en-AU"/>
    </w:rPr>
  </w:style>
  <w:style w:type="paragraph" w:styleId="Heading3">
    <w:name w:val="heading 3"/>
    <w:basedOn w:val="Normal"/>
    <w:next w:val="Normal"/>
    <w:link w:val="Heading3Char"/>
    <w:qFormat w:val="1"/>
    <w:rsid w:val="004E5992"/>
    <w:pPr>
      <w:contextualSpacing w:val="1"/>
      <w:jc w:val="right"/>
      <w:outlineLvl w:val="2"/>
    </w:pPr>
    <w:rPr>
      <w:rFonts w:cs="Arial"/>
      <w:b w:val="1"/>
      <w:spacing w:val="-4"/>
      <w:sz w:val="28"/>
      <w:szCs w:val="28"/>
      <w:lang w:val="en-AU"/>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aliases w:val="Header Odd"/>
    <w:basedOn w:val="Normal"/>
    <w:link w:val="HeaderChar"/>
    <w:uiPriority w:val="99"/>
    <w:rsid w:val="0059250F"/>
    <w:pPr>
      <w:tabs>
        <w:tab w:val="center" w:pos="4153"/>
        <w:tab w:val="right" w:pos="8306"/>
      </w:tabs>
    </w:pPr>
  </w:style>
  <w:style w:type="character" w:styleId="HeaderChar" w:customStyle="1">
    <w:name w:val="Header Char"/>
    <w:aliases w:val="Header Odd Char"/>
    <w:basedOn w:val="DefaultParagraphFont"/>
    <w:link w:val="Header"/>
    <w:uiPriority w:val="99"/>
    <w:rsid w:val="0059250F"/>
    <w:rPr>
      <w:rFonts w:eastAsia="Times New Roman"/>
      <w:lang w:val="en-US"/>
    </w:rPr>
  </w:style>
  <w:style w:type="paragraph" w:styleId="Footer">
    <w:name w:val="footer"/>
    <w:aliases w:val="Footer1"/>
    <w:basedOn w:val="Normal"/>
    <w:link w:val="FooterChar"/>
    <w:uiPriority w:val="99"/>
    <w:rsid w:val="0059250F"/>
    <w:pPr>
      <w:tabs>
        <w:tab w:val="center" w:pos="4153"/>
        <w:tab w:val="right" w:pos="8306"/>
      </w:tabs>
    </w:pPr>
    <w:rPr>
      <w:sz w:val="16"/>
    </w:rPr>
  </w:style>
  <w:style w:type="character" w:styleId="FooterChar" w:customStyle="1">
    <w:name w:val="Footer Char"/>
    <w:aliases w:val="Footer1 Char"/>
    <w:basedOn w:val="DefaultParagraphFont"/>
    <w:link w:val="Footer"/>
    <w:uiPriority w:val="99"/>
    <w:rsid w:val="0059250F"/>
    <w:rPr>
      <w:rFonts w:eastAsia="Times New Roman"/>
      <w:sz w:val="16"/>
      <w:lang w:val="en-US"/>
    </w:rPr>
  </w:style>
  <w:style w:type="character" w:styleId="PageNumber">
    <w:name w:val="page number"/>
    <w:basedOn w:val="DefaultParagraphFont"/>
    <w:rsid w:val="0059250F"/>
  </w:style>
  <w:style w:type="paragraph" w:styleId="BodyText">
    <w:name w:val="Body Text"/>
    <w:basedOn w:val="Normal"/>
    <w:link w:val="BodyTextChar"/>
    <w:rsid w:val="0059250F"/>
    <w:pPr>
      <w:spacing w:after="120"/>
    </w:pPr>
    <w:rPr>
      <w:lang w:val="en-AU"/>
    </w:rPr>
  </w:style>
  <w:style w:type="character" w:styleId="BodyTextChar" w:customStyle="1">
    <w:name w:val="Body Text Char"/>
    <w:basedOn w:val="DefaultParagraphFont"/>
    <w:link w:val="BodyText"/>
    <w:rsid w:val="0059250F"/>
    <w:rPr>
      <w:rFonts w:eastAsia="Times New Roman"/>
    </w:rPr>
  </w:style>
  <w:style w:type="paragraph" w:styleId="BalloonText">
    <w:name w:val="Balloon Text"/>
    <w:basedOn w:val="Normal"/>
    <w:link w:val="BalloonTextChar"/>
    <w:uiPriority w:val="99"/>
    <w:semiHidden w:val="1"/>
    <w:unhideWhenUsed w:val="1"/>
    <w:rsid w:val="0059250F"/>
    <w:rPr>
      <w:rFonts w:ascii="Tahoma" w:cs="Tahoma" w:hAnsi="Tahoma"/>
      <w:sz w:val="16"/>
      <w:szCs w:val="16"/>
    </w:rPr>
  </w:style>
  <w:style w:type="character" w:styleId="BalloonTextChar" w:customStyle="1">
    <w:name w:val="Balloon Text Char"/>
    <w:basedOn w:val="DefaultParagraphFont"/>
    <w:link w:val="BalloonText"/>
    <w:uiPriority w:val="99"/>
    <w:semiHidden w:val="1"/>
    <w:rsid w:val="0059250F"/>
    <w:rPr>
      <w:rFonts w:ascii="Tahoma" w:cs="Tahoma" w:eastAsia="Times New Roman" w:hAnsi="Tahoma"/>
      <w:sz w:val="16"/>
      <w:szCs w:val="16"/>
      <w:lang w:val="en-US"/>
    </w:rPr>
  </w:style>
  <w:style w:type="paragraph" w:styleId="xl25" w:customStyle="1">
    <w:name w:val="xl25"/>
    <w:basedOn w:val="Normal"/>
    <w:rsid w:val="001F4C50"/>
    <w:pPr>
      <w:spacing w:after="100" w:afterAutospacing="1" w:before="100" w:beforeAutospacing="1"/>
      <w:jc w:val="center"/>
      <w:textAlignment w:val="top"/>
    </w:pPr>
    <w:rPr>
      <w:rFonts w:cs="Arial" w:eastAsia="Arial Unicode MS"/>
      <w:b w:val="1"/>
      <w:bCs w:val="1"/>
      <w:lang w:val="en-AU"/>
    </w:rPr>
  </w:style>
  <w:style w:type="character" w:styleId="PlaceholderText">
    <w:name w:val="Placeholder Text"/>
    <w:basedOn w:val="DefaultParagraphFont"/>
    <w:uiPriority w:val="99"/>
    <w:semiHidden w:val="1"/>
    <w:rsid w:val="00760E39"/>
    <w:rPr>
      <w:color w:val="808080"/>
    </w:rPr>
  </w:style>
  <w:style w:type="table" w:styleId="TableGrid">
    <w:name w:val="Table Grid"/>
    <w:basedOn w:val="TableNormal"/>
    <w:uiPriority w:val="39"/>
    <w:rsid w:val="00762CEC"/>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character" w:styleId="CommentReference">
    <w:name w:val="annotation reference"/>
    <w:basedOn w:val="DefaultParagraphFont"/>
    <w:uiPriority w:val="99"/>
    <w:semiHidden w:val="1"/>
    <w:unhideWhenUsed w:val="1"/>
    <w:rsid w:val="009D264C"/>
    <w:rPr>
      <w:sz w:val="16"/>
      <w:szCs w:val="16"/>
    </w:rPr>
  </w:style>
  <w:style w:type="paragraph" w:styleId="CommentText">
    <w:name w:val="annotation text"/>
    <w:basedOn w:val="Normal"/>
    <w:link w:val="CommentTextChar"/>
    <w:uiPriority w:val="99"/>
    <w:semiHidden w:val="1"/>
    <w:unhideWhenUsed w:val="1"/>
    <w:rsid w:val="009D264C"/>
    <w:rPr>
      <w:sz w:val="20"/>
      <w:szCs w:val="20"/>
    </w:rPr>
  </w:style>
  <w:style w:type="character" w:styleId="CommentTextChar" w:customStyle="1">
    <w:name w:val="Comment Text Char"/>
    <w:basedOn w:val="DefaultParagraphFont"/>
    <w:link w:val="CommentText"/>
    <w:uiPriority w:val="99"/>
    <w:semiHidden w:val="1"/>
    <w:rsid w:val="009D264C"/>
    <w:rPr>
      <w:rFonts w:eastAsia="Times New Roman"/>
      <w:sz w:val="20"/>
      <w:szCs w:val="20"/>
      <w:lang w:val="en-US"/>
    </w:rPr>
  </w:style>
  <w:style w:type="paragraph" w:styleId="CommentSubject">
    <w:name w:val="annotation subject"/>
    <w:basedOn w:val="CommentText"/>
    <w:next w:val="CommentText"/>
    <w:link w:val="CommentSubjectChar"/>
    <w:uiPriority w:val="99"/>
    <w:semiHidden w:val="1"/>
    <w:unhideWhenUsed w:val="1"/>
    <w:rsid w:val="009D264C"/>
    <w:rPr>
      <w:b w:val="1"/>
      <w:bCs w:val="1"/>
    </w:rPr>
  </w:style>
  <w:style w:type="character" w:styleId="CommentSubjectChar" w:customStyle="1">
    <w:name w:val="Comment Subject Char"/>
    <w:basedOn w:val="CommentTextChar"/>
    <w:link w:val="CommentSubject"/>
    <w:uiPriority w:val="99"/>
    <w:semiHidden w:val="1"/>
    <w:rsid w:val="009D264C"/>
    <w:rPr>
      <w:rFonts w:eastAsia="Times New Roman"/>
      <w:b w:val="1"/>
      <w:bCs w:val="1"/>
      <w:sz w:val="20"/>
      <w:szCs w:val="20"/>
      <w:lang w:val="en-US"/>
    </w:rPr>
  </w:style>
  <w:style w:type="paragraph" w:styleId="ListParagraph">
    <w:name w:val="List Paragraph"/>
    <w:basedOn w:val="Normal"/>
    <w:uiPriority w:val="34"/>
    <w:qFormat w:val="1"/>
    <w:rsid w:val="00403AB1"/>
    <w:pPr>
      <w:ind w:left="720"/>
      <w:contextualSpacing w:val="1"/>
    </w:pPr>
  </w:style>
  <w:style w:type="paragraph" w:styleId="FootnoteText">
    <w:name w:val="footnote text"/>
    <w:basedOn w:val="Normal"/>
    <w:link w:val="FootnoteTextChar"/>
    <w:rsid w:val="00E920FD"/>
    <w:rPr>
      <w:rFonts w:cs="Arial" w:eastAsia="MS Mincho"/>
      <w:sz w:val="20"/>
      <w:szCs w:val="20"/>
      <w:lang w:val="en-AU"/>
    </w:rPr>
  </w:style>
  <w:style w:type="character" w:styleId="FootnoteTextChar" w:customStyle="1">
    <w:name w:val="Footnote Text Char"/>
    <w:basedOn w:val="DefaultParagraphFont"/>
    <w:link w:val="FootnoteText"/>
    <w:rsid w:val="00E920FD"/>
    <w:rPr>
      <w:rFonts w:cs="Arial" w:eastAsia="MS Mincho"/>
      <w:sz w:val="20"/>
      <w:szCs w:val="20"/>
    </w:rPr>
  </w:style>
  <w:style w:type="paragraph" w:styleId="BasicParagraph" w:customStyle="1">
    <w:name w:val="[Basic Paragraph]"/>
    <w:basedOn w:val="Normal"/>
    <w:uiPriority w:val="99"/>
    <w:rsid w:val="00F52089"/>
    <w:pPr>
      <w:autoSpaceDE w:val="0"/>
      <w:autoSpaceDN w:val="0"/>
      <w:adjustRightInd w:val="0"/>
      <w:spacing w:line="288" w:lineRule="auto"/>
      <w:textAlignment w:val="center"/>
    </w:pPr>
    <w:rPr>
      <w:rFonts w:ascii="Minion Pro" w:cs="Minion Pro" w:hAnsi="Minion Pro"/>
      <w:color w:val="000000"/>
      <w:sz w:val="24"/>
      <w:lang w:eastAsia="en-AU" w:val="en-GB"/>
    </w:rPr>
  </w:style>
  <w:style w:type="character" w:styleId="Hyperlink">
    <w:name w:val="Hyperlink"/>
    <w:rsid w:val="00F52089"/>
    <w:rPr>
      <w:rFonts w:cs="Times New Roman"/>
      <w:color w:val="0000ff"/>
      <w:u w:val="single"/>
    </w:rPr>
  </w:style>
  <w:style w:type="character" w:styleId="Heading1Char" w:customStyle="1">
    <w:name w:val="Heading 1 Char"/>
    <w:basedOn w:val="DefaultParagraphFont"/>
    <w:link w:val="Heading1"/>
    <w:rsid w:val="004E5992"/>
    <w:rPr>
      <w:rFonts w:cstheme="majorBidi" w:eastAsiaTheme="majorEastAsia"/>
      <w:b w:val="1"/>
      <w:sz w:val="36"/>
      <w:szCs w:val="32"/>
    </w:rPr>
  </w:style>
  <w:style w:type="character" w:styleId="Heading2Char" w:customStyle="1">
    <w:name w:val="Heading 2 Char"/>
    <w:basedOn w:val="DefaultParagraphFont"/>
    <w:link w:val="Heading2"/>
    <w:rsid w:val="004E5992"/>
    <w:rPr>
      <w:rFonts w:cstheme="majorBidi" w:eastAsiaTheme="majorEastAsia"/>
      <w:b w:val="1"/>
      <w:sz w:val="28"/>
      <w:szCs w:val="26"/>
    </w:rPr>
  </w:style>
  <w:style w:type="character" w:styleId="Heading3Char" w:customStyle="1">
    <w:name w:val="Heading 3 Char"/>
    <w:basedOn w:val="DefaultParagraphFont"/>
    <w:link w:val="Heading3"/>
    <w:rsid w:val="004E5992"/>
    <w:rPr>
      <w:rFonts w:cs="Arial" w:eastAsia="Times New Roman"/>
      <w:b w:val="1"/>
      <w:spacing w:val="-4"/>
      <w:sz w:val="28"/>
      <w:szCs w:val="28"/>
    </w:rPr>
  </w:style>
  <w:style w:type="paragraph" w:styleId="PartA" w:customStyle="1">
    <w:name w:val="PartA"/>
    <w:basedOn w:val="Normal"/>
    <w:rsid w:val="00F07F2A"/>
    <w:pPr>
      <w:tabs>
        <w:tab w:val="left" w:pos="680"/>
        <w:tab w:val="right" w:pos="9469"/>
      </w:tabs>
      <w:ind w:left="660" w:hanging="660" w:hangingChars="300"/>
    </w:pPr>
    <w:rPr>
      <w:lang w:val="en-AU"/>
    </w:rPr>
  </w:style>
  <w:style w:type="paragraph" w:styleId="NormalWeb">
    <w:name w:val="Normal (Web)"/>
    <w:basedOn w:val="Normal"/>
    <w:uiPriority w:val="99"/>
    <w:unhideWhenUsed w:val="1"/>
    <w:rsid w:val="00F231C2"/>
    <w:pPr>
      <w:spacing w:after="100" w:afterAutospacing="1" w:before="100" w:beforeAutospacing="1"/>
    </w:pPr>
    <w:rPr>
      <w:rFonts w:ascii="Times New Roman" w:hAnsi="Times New Roman"/>
      <w:sz w:val="24"/>
      <w:lang w:eastAsia="en-AU" w:val="en-AU"/>
    </w:rPr>
  </w:style>
  <w:style w:type="paragraph" w:styleId="QNum" w:customStyle="1">
    <w:name w:val="QNum"/>
    <w:basedOn w:val="Normal"/>
    <w:rsid w:val="009B1F63"/>
    <w:pPr>
      <w:tabs>
        <w:tab w:val="right" w:pos="9469"/>
      </w:tabs>
      <w:spacing w:after="120" w:afterLines="50"/>
      <w:contextualSpacing w:val="1"/>
    </w:pPr>
    <w:rPr>
      <w:b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5.emf"/><Relationship Id="rId42" Type="http://schemas.openxmlformats.org/officeDocument/2006/relationships/image" Target="media/image17.emf"/><Relationship Id="rId41" Type="http://schemas.openxmlformats.org/officeDocument/2006/relationships/image" Target="media/image16.emf"/><Relationship Id="rId44" Type="http://schemas.openxmlformats.org/officeDocument/2006/relationships/image" Target="media/image19.emf"/><Relationship Id="rId43" Type="http://schemas.openxmlformats.org/officeDocument/2006/relationships/image" Target="media/image18.emf"/><Relationship Id="rId46" Type="http://schemas.openxmlformats.org/officeDocument/2006/relationships/image" Target="media/image1.emf"/><Relationship Id="rId45" Type="http://schemas.openxmlformats.org/officeDocument/2006/relationships/image" Target="media/image20.emf"/><Relationship Id="rId107" Type="http://schemas.openxmlformats.org/officeDocument/2006/relationships/header" Target="header1.xml"/><Relationship Id="rId106" Type="http://schemas.openxmlformats.org/officeDocument/2006/relationships/image" Target="media/image74.png"/><Relationship Id="rId105" Type="http://schemas.openxmlformats.org/officeDocument/2006/relationships/image" Target="media/image77.png"/><Relationship Id="rId104" Type="http://schemas.openxmlformats.org/officeDocument/2006/relationships/image" Target="media/image86.png"/><Relationship Id="rId109" Type="http://schemas.openxmlformats.org/officeDocument/2006/relationships/header" Target="header2.xml"/><Relationship Id="rId108" Type="http://schemas.openxmlformats.org/officeDocument/2006/relationships/header" Target="header3.xml"/><Relationship Id="rId48" Type="http://schemas.openxmlformats.org/officeDocument/2006/relationships/image" Target="media/image3.emf"/><Relationship Id="rId47" Type="http://schemas.openxmlformats.org/officeDocument/2006/relationships/image" Target="media/image2.emf"/><Relationship Id="rId49" Type="http://schemas.openxmlformats.org/officeDocument/2006/relationships/image" Target="media/image4.emf"/><Relationship Id="rId103" Type="http://schemas.openxmlformats.org/officeDocument/2006/relationships/image" Target="media/image88.png"/><Relationship Id="rId102" Type="http://schemas.openxmlformats.org/officeDocument/2006/relationships/image" Target="media/image82.png"/><Relationship Id="rId101" Type="http://schemas.openxmlformats.org/officeDocument/2006/relationships/image" Target="media/image73.png"/><Relationship Id="rId100" Type="http://schemas.openxmlformats.org/officeDocument/2006/relationships/image" Target="media/image87.png"/><Relationship Id="rId31" Type="http://schemas.openxmlformats.org/officeDocument/2006/relationships/image" Target="media/image52.emf"/><Relationship Id="rId30" Type="http://schemas.openxmlformats.org/officeDocument/2006/relationships/image" Target="media/image51.emf"/><Relationship Id="rId33" Type="http://schemas.openxmlformats.org/officeDocument/2006/relationships/image" Target="media/image54.emf"/><Relationship Id="rId32" Type="http://schemas.openxmlformats.org/officeDocument/2006/relationships/image" Target="media/image53.emf"/><Relationship Id="rId35" Type="http://schemas.openxmlformats.org/officeDocument/2006/relationships/image" Target="media/image56.emf"/><Relationship Id="rId34" Type="http://schemas.openxmlformats.org/officeDocument/2006/relationships/image" Target="media/image55.emf"/><Relationship Id="rId37" Type="http://schemas.openxmlformats.org/officeDocument/2006/relationships/image" Target="media/image12.emf"/><Relationship Id="rId36" Type="http://schemas.openxmlformats.org/officeDocument/2006/relationships/image" Target="media/image11.emf"/><Relationship Id="rId39" Type="http://schemas.openxmlformats.org/officeDocument/2006/relationships/image" Target="media/image14.emf"/><Relationship Id="rId38" Type="http://schemas.openxmlformats.org/officeDocument/2006/relationships/image" Target="media/image13.emf"/><Relationship Id="rId20" Type="http://schemas.openxmlformats.org/officeDocument/2006/relationships/oleObject" Target="embeddings/oleObject11.bin"/><Relationship Id="rId22" Type="http://schemas.openxmlformats.org/officeDocument/2006/relationships/oleObject" Target="embeddings/oleObject12.bin"/><Relationship Id="rId21" Type="http://schemas.openxmlformats.org/officeDocument/2006/relationships/image" Target="media/image67.wmf"/><Relationship Id="rId24" Type="http://schemas.openxmlformats.org/officeDocument/2006/relationships/image" Target="media/image69.emf"/><Relationship Id="rId23" Type="http://schemas.openxmlformats.org/officeDocument/2006/relationships/image" Target="media/image68.emf"/><Relationship Id="rId26" Type="http://schemas.openxmlformats.org/officeDocument/2006/relationships/image" Target="media/image47.emf"/><Relationship Id="rId25" Type="http://schemas.openxmlformats.org/officeDocument/2006/relationships/image" Target="media/image70.emf"/><Relationship Id="rId28" Type="http://schemas.openxmlformats.org/officeDocument/2006/relationships/image" Target="media/image49.emf"/><Relationship Id="rId27" Type="http://schemas.openxmlformats.org/officeDocument/2006/relationships/image" Target="media/image48.emf"/><Relationship Id="rId29" Type="http://schemas.openxmlformats.org/officeDocument/2006/relationships/image" Target="media/image50.emf"/><Relationship Id="rId95" Type="http://schemas.openxmlformats.org/officeDocument/2006/relationships/image" Target="media/image85.png"/><Relationship Id="rId94" Type="http://schemas.openxmlformats.org/officeDocument/2006/relationships/image" Target="media/image79.png"/><Relationship Id="rId97" Type="http://schemas.openxmlformats.org/officeDocument/2006/relationships/image" Target="media/image71.png"/><Relationship Id="rId96" Type="http://schemas.openxmlformats.org/officeDocument/2006/relationships/image" Target="media/image84.png"/><Relationship Id="rId11" Type="http://schemas.openxmlformats.org/officeDocument/2006/relationships/image" Target="media/image61.wmf"/><Relationship Id="rId99" Type="http://schemas.openxmlformats.org/officeDocument/2006/relationships/image" Target="media/image81.png"/><Relationship Id="rId10" Type="http://schemas.openxmlformats.org/officeDocument/2006/relationships/oleObject" Target="embeddings/oleObject5.bin"/><Relationship Id="rId98" Type="http://schemas.openxmlformats.org/officeDocument/2006/relationships/image" Target="media/image80.png"/><Relationship Id="rId13" Type="http://schemas.openxmlformats.org/officeDocument/2006/relationships/image" Target="media/image63.wmf"/><Relationship Id="rId12" Type="http://schemas.openxmlformats.org/officeDocument/2006/relationships/oleObject" Target="embeddings/oleObject6.bin"/><Relationship Id="rId91" Type="http://schemas.openxmlformats.org/officeDocument/2006/relationships/image" Target="media/image76.png"/><Relationship Id="rId90" Type="http://schemas.openxmlformats.org/officeDocument/2006/relationships/image" Target="media/image83.jpg"/><Relationship Id="rId93" Type="http://schemas.openxmlformats.org/officeDocument/2006/relationships/image" Target="media/image78.png"/><Relationship Id="rId92" Type="http://schemas.openxmlformats.org/officeDocument/2006/relationships/image" Target="media/image72.png"/><Relationship Id="rId117" Type="http://schemas.openxmlformats.org/officeDocument/2006/relationships/footer" Target="footer6.xml"/><Relationship Id="rId116" Type="http://schemas.openxmlformats.org/officeDocument/2006/relationships/footer" Target="footer4.xml"/><Relationship Id="rId115" Type="http://schemas.openxmlformats.org/officeDocument/2006/relationships/header" Target="header4.xml"/><Relationship Id="rId15" Type="http://schemas.openxmlformats.org/officeDocument/2006/relationships/image" Target="media/image64.wmf"/><Relationship Id="rId110" Type="http://schemas.openxmlformats.org/officeDocument/2006/relationships/footer" Target="footer1.xml"/><Relationship Id="rId14" Type="http://schemas.openxmlformats.org/officeDocument/2006/relationships/oleObject" Target="embeddings/oleObject8.bin"/><Relationship Id="rId17" Type="http://schemas.openxmlformats.org/officeDocument/2006/relationships/image" Target="media/image65.wmf"/><Relationship Id="rId16" Type="http://schemas.openxmlformats.org/officeDocument/2006/relationships/oleObject" Target="embeddings/oleObject9.bin"/><Relationship Id="rId19" Type="http://schemas.openxmlformats.org/officeDocument/2006/relationships/image" Target="media/image66.wmf"/><Relationship Id="rId114" Type="http://schemas.openxmlformats.org/officeDocument/2006/relationships/header" Target="header5.xml"/><Relationship Id="rId18" Type="http://schemas.openxmlformats.org/officeDocument/2006/relationships/oleObject" Target="embeddings/oleObject10.bin"/><Relationship Id="rId113" Type="http://schemas.openxmlformats.org/officeDocument/2006/relationships/footer" Target="footer5.xml"/><Relationship Id="rId112" Type="http://schemas.openxmlformats.org/officeDocument/2006/relationships/footer" Target="footer3.xml"/><Relationship Id="rId111" Type="http://schemas.openxmlformats.org/officeDocument/2006/relationships/footer" Target="footer2.xml"/><Relationship Id="rId84" Type="http://schemas.openxmlformats.org/officeDocument/2006/relationships/settings" Target="settings.xml"/><Relationship Id="rId83" Type="http://schemas.openxmlformats.org/officeDocument/2006/relationships/theme" Target="theme/theme1.xml"/><Relationship Id="rId86" Type="http://schemas.openxmlformats.org/officeDocument/2006/relationships/numbering" Target="numbering.xml"/><Relationship Id="rId85" Type="http://schemas.openxmlformats.org/officeDocument/2006/relationships/fontTable" Target="fontTable.xml"/><Relationship Id="rId88" Type="http://schemas.openxmlformats.org/officeDocument/2006/relationships/customXml" Target="../customXML/item1.xml"/><Relationship Id="rId87" Type="http://schemas.openxmlformats.org/officeDocument/2006/relationships/styles" Target="styles.xml"/><Relationship Id="rId89" Type="http://schemas.openxmlformats.org/officeDocument/2006/relationships/image" Target="media/image75.png"/><Relationship Id="rId80" Type="http://schemas.openxmlformats.org/officeDocument/2006/relationships/image" Target="media/image45.emf"/><Relationship Id="rId82" Type="http://schemas.openxmlformats.org/officeDocument/2006/relationships/oleObject" Target="embeddings/oleObject1.bin"/><Relationship Id="rId81" Type="http://schemas.openxmlformats.org/officeDocument/2006/relationships/image" Target="media/image46.wmf"/><Relationship Id="rId1" Type="http://schemas.openxmlformats.org/officeDocument/2006/relationships/image" Target="media/image57.png"/><Relationship Id="rId2" Type="http://schemas.openxmlformats.org/officeDocument/2006/relationships/oleObject" Target="embeddings/oleObject2.bin"/><Relationship Id="rId3" Type="http://schemas.openxmlformats.org/officeDocument/2006/relationships/image" Target="media/image59.wmf"/><Relationship Id="rId4" Type="http://schemas.openxmlformats.org/officeDocument/2006/relationships/oleObject" Target="embeddings/oleObject4.bin"/><Relationship Id="rId9" Type="http://schemas.openxmlformats.org/officeDocument/2006/relationships/image" Target="media/image60.wmf"/><Relationship Id="rId5" Type="http://schemas.openxmlformats.org/officeDocument/2006/relationships/image" Target="media/image58.wmf"/><Relationship Id="rId6" Type="http://schemas.openxmlformats.org/officeDocument/2006/relationships/oleObject" Target="embeddings/oleObject3.bin"/><Relationship Id="rId7" Type="http://schemas.openxmlformats.org/officeDocument/2006/relationships/image" Target="media/image62.wmf"/><Relationship Id="rId8" Type="http://schemas.openxmlformats.org/officeDocument/2006/relationships/oleObject" Target="embeddings/oleObject7.bin"/><Relationship Id="rId73" Type="http://schemas.openxmlformats.org/officeDocument/2006/relationships/image" Target="media/image29.emf"/><Relationship Id="rId72" Type="http://schemas.openxmlformats.org/officeDocument/2006/relationships/image" Target="media/image28.emf"/><Relationship Id="rId75" Type="http://schemas.openxmlformats.org/officeDocument/2006/relationships/image" Target="media/image31.emf"/><Relationship Id="rId74" Type="http://schemas.openxmlformats.org/officeDocument/2006/relationships/image" Target="media/image30.emf"/><Relationship Id="rId77" Type="http://schemas.openxmlformats.org/officeDocument/2006/relationships/image" Target="media/image22.emf"/><Relationship Id="rId76" Type="http://schemas.openxmlformats.org/officeDocument/2006/relationships/image" Target="media/image21.emf"/><Relationship Id="rId79" Type="http://schemas.openxmlformats.org/officeDocument/2006/relationships/image" Target="media/image44.emf"/><Relationship Id="rId78" Type="http://schemas.openxmlformats.org/officeDocument/2006/relationships/image" Target="media/image43.emf"/><Relationship Id="rId71" Type="http://schemas.openxmlformats.org/officeDocument/2006/relationships/image" Target="media/image27.emf"/><Relationship Id="rId70" Type="http://schemas.openxmlformats.org/officeDocument/2006/relationships/image" Target="media/image26.emf"/><Relationship Id="rId62" Type="http://schemas.openxmlformats.org/officeDocument/2006/relationships/image" Target="media/image39.emf"/><Relationship Id="rId61" Type="http://schemas.openxmlformats.org/officeDocument/2006/relationships/image" Target="media/image38.emf"/><Relationship Id="rId64" Type="http://schemas.openxmlformats.org/officeDocument/2006/relationships/image" Target="media/image41.emf"/><Relationship Id="rId63" Type="http://schemas.openxmlformats.org/officeDocument/2006/relationships/image" Target="media/image40.emf"/><Relationship Id="rId66" Type="http://schemas.openxmlformats.org/officeDocument/2006/relationships/image" Target="media/image32.emf"/><Relationship Id="rId65" Type="http://schemas.openxmlformats.org/officeDocument/2006/relationships/image" Target="media/image42.emf"/><Relationship Id="rId68" Type="http://schemas.openxmlformats.org/officeDocument/2006/relationships/image" Target="media/image24.emf"/><Relationship Id="rId67" Type="http://schemas.openxmlformats.org/officeDocument/2006/relationships/image" Target="media/image23.emf"/><Relationship Id="rId60" Type="http://schemas.openxmlformats.org/officeDocument/2006/relationships/image" Target="media/image37.emf"/><Relationship Id="rId69" Type="http://schemas.openxmlformats.org/officeDocument/2006/relationships/image" Target="media/image25.emf"/><Relationship Id="rId51" Type="http://schemas.openxmlformats.org/officeDocument/2006/relationships/image" Target="media/image6.emf"/><Relationship Id="rId50" Type="http://schemas.openxmlformats.org/officeDocument/2006/relationships/image" Target="media/image5.emf"/><Relationship Id="rId53" Type="http://schemas.openxmlformats.org/officeDocument/2006/relationships/image" Target="media/image8.emf"/><Relationship Id="rId52" Type="http://schemas.openxmlformats.org/officeDocument/2006/relationships/image" Target="media/image14.emf"/><Relationship Id="rId55" Type="http://schemas.openxmlformats.org/officeDocument/2006/relationships/image" Target="media/image10.emf"/><Relationship Id="rId54" Type="http://schemas.openxmlformats.org/officeDocument/2006/relationships/image" Target="media/image9.emf"/><Relationship Id="rId57" Type="http://schemas.openxmlformats.org/officeDocument/2006/relationships/image" Target="media/image34.emf"/><Relationship Id="rId56" Type="http://schemas.openxmlformats.org/officeDocument/2006/relationships/image" Target="media/image33.emf"/><Relationship Id="rId59" Type="http://schemas.openxmlformats.org/officeDocument/2006/relationships/image" Target="media/image36.emf"/><Relationship Id="rId58" Type="http://schemas.openxmlformats.org/officeDocument/2006/relationships/image" Target="media/image35.emf"/></Relationships>
</file>

<file path=word/_rels/fontTable.xml.rels><?xml version="1.0" encoding="UTF-8" standalone="yes"?><Relationships xmlns="http://schemas.openxmlformats.org/package/2006/relationships"><Relationship Id="rId8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8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4roWjGTU951NCT3fuKSBQg+TWjg==">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2018-10-14T14:03:00Z</dcterms:created>
  <dc:creator>brayz</dc:creator>
</cp:coreProperties>
</file>